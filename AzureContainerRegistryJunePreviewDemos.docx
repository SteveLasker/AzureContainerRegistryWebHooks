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623A72" w14:textId="285910B3" w:rsidR="00A2755B" w:rsidRPr="00F83CF1" w:rsidRDefault="0048459D" w:rsidP="00A2755B">
      <w:pPr>
        <w:pStyle w:val="Title"/>
      </w:pPr>
      <w:r>
        <w:t>Azure Container Registry – June ’17 Preview Features</w:t>
      </w:r>
    </w:p>
    <w:tbl>
      <w:tblPr>
        <w:tblStyle w:val="LightList-Accent1"/>
        <w:tblW w:w="0" w:type="auto"/>
        <w:tblLook w:val="04A0" w:firstRow="1" w:lastRow="0" w:firstColumn="1" w:lastColumn="0" w:noHBand="0" w:noVBand="1"/>
      </w:tblPr>
      <w:tblGrid>
        <w:gridCol w:w="1453"/>
        <w:gridCol w:w="6030"/>
      </w:tblGrid>
      <w:tr w:rsidR="00A2755B" w:rsidRPr="00F83CF1" w14:paraId="33598E29" w14:textId="77777777" w:rsidTr="00E477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3" w:type="dxa"/>
          </w:tcPr>
          <w:p w14:paraId="4F68E18F" w14:textId="77777777" w:rsidR="00A2755B" w:rsidRPr="00F83CF1" w:rsidRDefault="00A2755B" w:rsidP="00E47755">
            <w:r w:rsidRPr="00F83CF1">
              <w:t>Role</w:t>
            </w:r>
          </w:p>
        </w:tc>
        <w:tc>
          <w:tcPr>
            <w:tcW w:w="6030" w:type="dxa"/>
          </w:tcPr>
          <w:p w14:paraId="05A202FE" w14:textId="77777777" w:rsidR="00A2755B" w:rsidRPr="00F83CF1" w:rsidRDefault="00A2755B" w:rsidP="00E4775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3CF1">
              <w:t>Individuals</w:t>
            </w:r>
          </w:p>
        </w:tc>
      </w:tr>
      <w:tr w:rsidR="00A2755B" w:rsidRPr="00F83CF1" w14:paraId="38B34CC2" w14:textId="77777777" w:rsidTr="00E477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3" w:type="dxa"/>
          </w:tcPr>
          <w:p w14:paraId="0DAF841A" w14:textId="77777777" w:rsidR="00A2755B" w:rsidRPr="00F83CF1" w:rsidRDefault="00A2755B" w:rsidP="00E47755">
            <w:r w:rsidRPr="00F83CF1">
              <w:t>Owners</w:t>
            </w:r>
          </w:p>
        </w:tc>
        <w:tc>
          <w:tcPr>
            <w:tcW w:w="6030" w:type="dxa"/>
          </w:tcPr>
          <w:p w14:paraId="216B9EAE" w14:textId="77777777" w:rsidR="00A2755B" w:rsidRPr="00F83CF1" w:rsidRDefault="00A2755B" w:rsidP="00E4775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83CF1">
              <w:t>Steve Lasker</w:t>
            </w:r>
          </w:p>
        </w:tc>
      </w:tr>
    </w:tbl>
    <w:p w14:paraId="047EAC52" w14:textId="77777777" w:rsidR="00A2755B" w:rsidRPr="00F83CF1" w:rsidRDefault="00A2755B" w:rsidP="00A2755B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37638395"/>
        <w:docPartObj>
          <w:docPartGallery w:val="Table of Contents"/>
          <w:docPartUnique/>
        </w:docPartObj>
      </w:sdtPr>
      <w:sdtEndPr/>
      <w:sdtContent>
        <w:p w14:paraId="0AA56FE7" w14:textId="77777777" w:rsidR="00A2755B" w:rsidRPr="00F83CF1" w:rsidRDefault="00A2755B" w:rsidP="00A2755B">
          <w:pPr>
            <w:pStyle w:val="TOCHeading"/>
          </w:pPr>
          <w:r w:rsidRPr="00F83CF1">
            <w:t>Table of Contents</w:t>
          </w:r>
        </w:p>
        <w:p w14:paraId="39244FC4" w14:textId="58890978" w:rsidR="00875ADE" w:rsidRDefault="00A2755B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r w:rsidRPr="00F83CF1">
            <w:fldChar w:fldCharType="begin"/>
          </w:r>
          <w:r w:rsidRPr="00F83CF1">
            <w:instrText xml:space="preserve"> TOC \o "1-3" \h \z \u </w:instrText>
          </w:r>
          <w:r w:rsidRPr="00F83CF1">
            <w:fldChar w:fldCharType="separate"/>
          </w:r>
          <w:hyperlink w:anchor="_Toc488156030" w:history="1">
            <w:r w:rsidR="00875ADE" w:rsidRPr="00222BE1">
              <w:rPr>
                <w:rStyle w:val="Hyperlink"/>
                <w:noProof/>
              </w:rPr>
              <w:t>Overview</w:t>
            </w:r>
            <w:r w:rsidR="00875ADE">
              <w:rPr>
                <w:noProof/>
                <w:webHidden/>
              </w:rPr>
              <w:tab/>
            </w:r>
            <w:r w:rsidR="00875ADE">
              <w:rPr>
                <w:noProof/>
                <w:webHidden/>
              </w:rPr>
              <w:fldChar w:fldCharType="begin"/>
            </w:r>
            <w:r w:rsidR="00875ADE">
              <w:rPr>
                <w:noProof/>
                <w:webHidden/>
              </w:rPr>
              <w:instrText xml:space="preserve"> PAGEREF _Toc488156030 \h </w:instrText>
            </w:r>
            <w:r w:rsidR="00875ADE">
              <w:rPr>
                <w:noProof/>
                <w:webHidden/>
              </w:rPr>
            </w:r>
            <w:r w:rsidR="00875ADE">
              <w:rPr>
                <w:noProof/>
                <w:webHidden/>
              </w:rPr>
              <w:fldChar w:fldCharType="separate"/>
            </w:r>
            <w:r w:rsidR="00B872A7">
              <w:rPr>
                <w:noProof/>
                <w:webHidden/>
              </w:rPr>
              <w:t>1</w:t>
            </w:r>
            <w:r w:rsidR="00875ADE">
              <w:rPr>
                <w:noProof/>
                <w:webHidden/>
              </w:rPr>
              <w:fldChar w:fldCharType="end"/>
            </w:r>
          </w:hyperlink>
        </w:p>
        <w:p w14:paraId="4114E78C" w14:textId="6FC1C1C4" w:rsidR="00875ADE" w:rsidRDefault="00875ADE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8156031" w:history="1">
            <w:r w:rsidRPr="00222BE1">
              <w:rPr>
                <w:rStyle w:val="Hyperlink"/>
                <w:noProof/>
              </w:rPr>
              <w:t>Key Takeaways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2A7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03BB6D" w14:textId="090283F4" w:rsidR="00875ADE" w:rsidRDefault="00875AD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8156032" w:history="1">
            <w:r w:rsidRPr="00222BE1">
              <w:rPr>
                <w:rStyle w:val="Hyperlink"/>
                <w:noProof/>
              </w:rPr>
              <w:t>Demo Bits and licenses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2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A2F12" w14:textId="78514D76" w:rsidR="00875ADE" w:rsidRDefault="00875ADE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8156033" w:history="1">
            <w:r w:rsidRPr="00222BE1">
              <w:rPr>
                <w:rStyle w:val="Hyperlink"/>
                <w:noProof/>
              </w:rPr>
              <w:t>Client 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2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A3A6" w14:textId="7392CFA5" w:rsidR="00875ADE" w:rsidRDefault="00875ADE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8156034" w:history="1">
            <w:r w:rsidRPr="00222BE1">
              <w:rPr>
                <w:rStyle w:val="Hyperlink"/>
                <w:noProof/>
              </w:rPr>
              <w:t>Docker For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2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EF68A" w14:textId="2343D893" w:rsidR="00875ADE" w:rsidRDefault="00875AD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8156035" w:history="1">
            <w:r w:rsidRPr="00222BE1">
              <w:rPr>
                <w:rStyle w:val="Hyperlink"/>
                <w:noProof/>
              </w:rPr>
              <w:t>Demo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2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94E0CD" w14:textId="0D4FD179" w:rsidR="00875ADE" w:rsidRDefault="00875AD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8156036" w:history="1">
            <w:r w:rsidRPr="00222BE1">
              <w:rPr>
                <w:rStyle w:val="Hyperlink"/>
                <w:noProof/>
              </w:rPr>
              <w:t>Demo 1 – Create an Azure Container Registry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2A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0FC0E" w14:textId="5B1494E8" w:rsidR="00875ADE" w:rsidRDefault="00875AD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8156037" w:history="1">
            <w:r w:rsidRPr="00222BE1">
              <w:rPr>
                <w:rStyle w:val="Hyperlink"/>
                <w:noProof/>
              </w:rPr>
              <w:t>Demo 2 – Web Hooks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2A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267EC" w14:textId="2E18871B" w:rsidR="00875ADE" w:rsidRDefault="00875ADE">
          <w:pPr>
            <w:pStyle w:val="TOC1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8156038" w:history="1">
            <w:r w:rsidRPr="00222BE1">
              <w:rPr>
                <w:rStyle w:val="Hyperlink"/>
                <w:noProof/>
              </w:rPr>
              <w:t>Demo 3 – Deletes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2A7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9A379" w14:textId="77312D9D" w:rsidR="00875ADE" w:rsidRDefault="00875ADE">
          <w:pPr>
            <w:pStyle w:val="TOC2"/>
            <w:tabs>
              <w:tab w:val="right" w:leader="dot" w:pos="14390"/>
            </w:tabs>
            <w:rPr>
              <w:rFonts w:eastAsiaTheme="minorEastAsia"/>
              <w:noProof/>
            </w:rPr>
          </w:pPr>
          <w:hyperlink w:anchor="_Toc488156039" w:history="1">
            <w:r w:rsidRPr="00222BE1">
              <w:rPr>
                <w:rStyle w:val="Hyperlink"/>
                <w:noProof/>
              </w:rPr>
              <w:t>project.json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_Toc488156039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872A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01C864" w14:textId="4495928F" w:rsidR="00A2755B" w:rsidRPr="00F83CF1" w:rsidRDefault="00A2755B" w:rsidP="00A2755B">
          <w:r w:rsidRPr="00F83CF1">
            <w:rPr>
              <w:b/>
              <w:bCs/>
            </w:rPr>
            <w:fldChar w:fldCharType="end"/>
          </w:r>
        </w:p>
      </w:sdtContent>
    </w:sdt>
    <w:bookmarkStart w:id="0" w:name="_Toc433364789" w:displacedByCustomXml="prev"/>
    <w:p w14:paraId="7F7499CC" w14:textId="29133DEF" w:rsidR="00094B73" w:rsidRDefault="00094B73" w:rsidP="00A2755B">
      <w:pPr>
        <w:pStyle w:val="ListParagraph"/>
        <w:numPr>
          <w:ilvl w:val="0"/>
          <w:numId w:val="2"/>
        </w:numPr>
      </w:pPr>
      <w:bookmarkStart w:id="1" w:name="_Hlk479592554"/>
      <w:bookmarkEnd w:id="0"/>
      <w:proofErr w:type="spellStart"/>
      <w:r>
        <w:t>dd</w:t>
      </w:r>
      <w:proofErr w:type="spellEnd"/>
      <w:r>
        <w:t xml:space="preserve"> SQL </w:t>
      </w:r>
      <w:proofErr w:type="spellStart"/>
      <w:r>
        <w:t>Healthcheck</w:t>
      </w:r>
      <w:proofErr w:type="spellEnd"/>
      <w:r>
        <w:t xml:space="preserve"> to the containerized version</w:t>
      </w:r>
    </w:p>
    <w:p w14:paraId="72DB49FE" w14:textId="37DA3E45" w:rsidR="00094B73" w:rsidRDefault="00094B73" w:rsidP="00094B73">
      <w:pPr>
        <w:pStyle w:val="Heading1"/>
      </w:pPr>
      <w:bookmarkStart w:id="2" w:name="_Toc487110252"/>
      <w:bookmarkStart w:id="3" w:name="_Toc488156030"/>
      <w:r>
        <w:t>Overview</w:t>
      </w:r>
      <w:bookmarkEnd w:id="2"/>
      <w:bookmarkEnd w:id="3"/>
    </w:p>
    <w:p w14:paraId="2DF1F77D" w14:textId="77777777" w:rsidR="00A2755B" w:rsidRPr="00F83CF1" w:rsidRDefault="00A2755B" w:rsidP="00A2755B">
      <w:pPr>
        <w:pStyle w:val="Heading2"/>
      </w:pPr>
      <w:bookmarkStart w:id="4" w:name="_Toc464757072"/>
      <w:bookmarkStart w:id="5" w:name="_Toc465989278"/>
      <w:bookmarkStart w:id="6" w:name="_Toc487110253"/>
      <w:bookmarkStart w:id="7" w:name="_Toc488156031"/>
      <w:bookmarkEnd w:id="1"/>
      <w:r w:rsidRPr="00F83CF1">
        <w:t>Key Takeaways</w:t>
      </w:r>
      <w:bookmarkEnd w:id="4"/>
      <w:bookmarkEnd w:id="5"/>
      <w:bookmarkEnd w:id="6"/>
      <w:bookmarkEnd w:id="7"/>
    </w:p>
    <w:p w14:paraId="36B0349A" w14:textId="77777777" w:rsidR="00A2755B" w:rsidRPr="00F83CF1" w:rsidRDefault="00A2755B" w:rsidP="00A2755B">
      <w:r w:rsidRPr="00F83CF1">
        <w:t xml:space="preserve">The three things viewers should take away from this section/demo will be: </w:t>
      </w:r>
    </w:p>
    <w:p w14:paraId="0A113208" w14:textId="0F6DD294" w:rsidR="00A2755B" w:rsidRPr="00F83CF1" w:rsidRDefault="00A2755B" w:rsidP="00A2755B">
      <w:pPr>
        <w:pStyle w:val="ListParagraph"/>
        <w:numPr>
          <w:ilvl w:val="0"/>
          <w:numId w:val="1"/>
        </w:numPr>
        <w:rPr>
          <w:i/>
        </w:rPr>
      </w:pPr>
      <w:bookmarkStart w:id="8" w:name="_Hlk479174691"/>
    </w:p>
    <w:p w14:paraId="52D363A5" w14:textId="7DE87BF8" w:rsidR="00A2755B" w:rsidRPr="00F83CF1" w:rsidRDefault="00A2755B" w:rsidP="00A2755B">
      <w:pPr>
        <w:pStyle w:val="Heading1"/>
      </w:pPr>
      <w:bookmarkStart w:id="9" w:name="_Toc464757076"/>
      <w:bookmarkStart w:id="10" w:name="_Toc465989282"/>
      <w:bookmarkStart w:id="11" w:name="_Toc487110254"/>
      <w:bookmarkStart w:id="12" w:name="_Toc488156032"/>
      <w:bookmarkEnd w:id="8"/>
      <w:r w:rsidRPr="00F83CF1">
        <w:t>Demo Bits and licenses</w:t>
      </w:r>
      <w:bookmarkEnd w:id="9"/>
      <w:bookmarkEnd w:id="10"/>
      <w:bookmarkEnd w:id="11"/>
      <w:bookmarkEnd w:id="12"/>
    </w:p>
    <w:p w14:paraId="231E7DB7" w14:textId="23C52509" w:rsidR="00383167" w:rsidRDefault="00383167" w:rsidP="00A2755B">
      <w:pPr>
        <w:pStyle w:val="Heading2"/>
      </w:pPr>
      <w:bookmarkStart w:id="13" w:name="_Toc487110255"/>
      <w:bookmarkStart w:id="14" w:name="_Toc465989283"/>
      <w:bookmarkStart w:id="15" w:name="_Toc488156033"/>
      <w:r>
        <w:t>Client Machine</w:t>
      </w:r>
      <w:bookmarkEnd w:id="13"/>
      <w:bookmarkEnd w:id="15"/>
    </w:p>
    <w:p w14:paraId="5D2A9832" w14:textId="60D91232" w:rsidR="00383167" w:rsidRDefault="00383167" w:rsidP="00383167">
      <w:r>
        <w:t>Windows 10 Client</w:t>
      </w:r>
    </w:p>
    <w:p w14:paraId="029BE7C6" w14:textId="55C76AC7" w:rsidR="0048459D" w:rsidRDefault="0048459D" w:rsidP="00383167">
      <w:r>
        <w:t xml:space="preserve">Azure CLI 2.0 </w:t>
      </w:r>
      <w:r w:rsidR="00A85195">
        <w:fldChar w:fldCharType="begin"/>
      </w:r>
      <w:r w:rsidR="00A85195">
        <w:instrText xml:space="preserve"> HYPERLINK "https://docs.microsoft.com/en-us/cli/azure/overview" </w:instrText>
      </w:r>
      <w:r w:rsidR="00A85195">
        <w:fldChar w:fldCharType="separate"/>
      </w:r>
      <w:r w:rsidRPr="0008052E">
        <w:rPr>
          <w:rStyle w:val="Hyperlink"/>
        </w:rPr>
        <w:t>https://docs.microsoft.com/en-us/cli/azure/overview</w:t>
      </w:r>
      <w:r w:rsidR="00A85195">
        <w:rPr>
          <w:rStyle w:val="Hyperlink"/>
          <w:rPrChange w:id="16" w:author="Steve Lasker" w:date="2017-07-06T13:15:00Z">
            <w:rPr/>
          </w:rPrChange>
        </w:rPr>
        <w:fldChar w:fldCharType="end"/>
      </w:r>
    </w:p>
    <w:p w14:paraId="12A28F6E" w14:textId="1004CC4E" w:rsidR="00A2755B" w:rsidRPr="00F83CF1" w:rsidRDefault="00A2755B" w:rsidP="00A2755B">
      <w:pPr>
        <w:pStyle w:val="Heading2"/>
      </w:pPr>
      <w:bookmarkStart w:id="17" w:name="_Toc487110256"/>
      <w:bookmarkStart w:id="18" w:name="_Toc488156034"/>
      <w:r w:rsidRPr="00F83CF1">
        <w:t>Docker For Windows</w:t>
      </w:r>
      <w:bookmarkEnd w:id="14"/>
      <w:bookmarkEnd w:id="17"/>
      <w:bookmarkEnd w:id="18"/>
    </w:p>
    <w:p w14:paraId="00854C10" w14:textId="6FDEBE80" w:rsidR="00383167" w:rsidRDefault="000A3CC0" w:rsidP="00383167">
      <w:hyperlink r:id="rId11" w:history="1">
        <w:r w:rsidR="00383167">
          <w:rPr>
            <w:rStyle w:val="Hyperlink"/>
          </w:rPr>
          <w:t>https://download.docker.com/win/stable/InstallDocker.msi</w:t>
        </w:r>
      </w:hyperlink>
      <w:r w:rsidR="00383167">
        <w:t xml:space="preserve"> Stable build</w:t>
      </w:r>
    </w:p>
    <w:p w14:paraId="66D62236" w14:textId="4067869C" w:rsidR="0083295D" w:rsidRDefault="0083295D" w:rsidP="00A2755B">
      <w:pPr>
        <w:pStyle w:val="Heading1"/>
      </w:pPr>
      <w:bookmarkStart w:id="19" w:name="_Toc487110257"/>
      <w:bookmarkStart w:id="20" w:name="_Toc433364792"/>
      <w:bookmarkStart w:id="21" w:name="_Toc464757082"/>
      <w:bookmarkStart w:id="22" w:name="_Toc465989293"/>
      <w:bookmarkStart w:id="23" w:name="_Toc488156035"/>
      <w:r>
        <w:t>Demo Reset</w:t>
      </w:r>
      <w:bookmarkEnd w:id="19"/>
      <w:bookmarkEnd w:id="23"/>
    </w:p>
    <w:p w14:paraId="5EA3D3D4" w14:textId="77777777" w:rsidR="0083295D" w:rsidRPr="0083295D" w:rsidRDefault="0083295D" w:rsidP="0083295D"/>
    <w:p w14:paraId="3AB7F741" w14:textId="56C9100C" w:rsidR="00A2755B" w:rsidRPr="00F83CF1" w:rsidRDefault="00A2755B" w:rsidP="00A2755B">
      <w:pPr>
        <w:pStyle w:val="Heading1"/>
      </w:pPr>
      <w:bookmarkStart w:id="24" w:name="_Toc487110258"/>
      <w:bookmarkStart w:id="25" w:name="_Toc488156036"/>
      <w:r w:rsidRPr="00F83CF1">
        <w:t xml:space="preserve">Demo 1 </w:t>
      </w:r>
      <w:r w:rsidR="0048459D">
        <w:t>– Create a</w:t>
      </w:r>
      <w:r w:rsidR="008D3B97">
        <w:t>n</w:t>
      </w:r>
      <w:r w:rsidR="0048459D">
        <w:t xml:space="preserve"> Azure Container Registry</w:t>
      </w:r>
      <w:bookmarkEnd w:id="24"/>
      <w:bookmarkEnd w:id="25"/>
    </w:p>
    <w:tbl>
      <w:tblPr>
        <w:tblStyle w:val="TableGrid"/>
        <w:tblW w:w="13855" w:type="dxa"/>
        <w:tblLayout w:type="fixed"/>
        <w:tblLook w:val="04A0" w:firstRow="1" w:lastRow="0" w:firstColumn="1" w:lastColumn="0" w:noHBand="0" w:noVBand="1"/>
      </w:tblPr>
      <w:tblGrid>
        <w:gridCol w:w="3113"/>
        <w:gridCol w:w="3434"/>
        <w:gridCol w:w="7308"/>
      </w:tblGrid>
      <w:tr w:rsidR="00A2755B" w:rsidRPr="00F83CF1" w14:paraId="3EB9CAB4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bookmarkEnd w:id="20"/>
          <w:bookmarkEnd w:id="21"/>
          <w:bookmarkEnd w:id="22"/>
          <w:p w14:paraId="12FC8ABA" w14:textId="77777777" w:rsidR="00A2755B" w:rsidRPr="00F83CF1" w:rsidRDefault="00A2755B" w:rsidP="00E47755">
            <w:pPr>
              <w:spacing w:line="257" w:lineRule="auto"/>
              <w:jc w:val="center"/>
              <w:rPr>
                <w:b/>
              </w:rPr>
            </w:pPr>
            <w:r w:rsidRPr="00F83CF1">
              <w:rPr>
                <w:b/>
              </w:rPr>
              <w:t>Visual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2B99D" w14:textId="77777777" w:rsidR="00A2755B" w:rsidRPr="00F83CF1" w:rsidRDefault="00A2755B" w:rsidP="00E47755">
            <w:pPr>
              <w:pStyle w:val="ListParagraph"/>
              <w:ind w:left="0"/>
              <w:rPr>
                <w:b/>
              </w:rPr>
            </w:pPr>
            <w:r w:rsidRPr="00F83CF1">
              <w:rPr>
                <w:b/>
              </w:rPr>
              <w:t>Demo Steps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7B724" w14:textId="77777777" w:rsidR="00A2755B" w:rsidRPr="00F83CF1" w:rsidRDefault="00A2755B" w:rsidP="00E47755">
            <w:pPr>
              <w:rPr>
                <w:b/>
              </w:rPr>
            </w:pPr>
            <w:r w:rsidRPr="00F83CF1">
              <w:rPr>
                <w:b/>
              </w:rPr>
              <w:t>Talking Points</w:t>
            </w:r>
          </w:p>
        </w:tc>
      </w:tr>
      <w:tr w:rsidR="00A2755B" w:rsidRPr="00F83CF1" w14:paraId="1761F728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2112" w14:textId="4A8DF0A0" w:rsidR="00A2755B" w:rsidRPr="00F83CF1" w:rsidRDefault="0048459D" w:rsidP="00E47755">
            <w:pPr>
              <w:spacing w:line="257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2550769" wp14:editId="530A2674">
                  <wp:extent cx="1839595" cy="2089150"/>
                  <wp:effectExtent l="0" t="0" r="8255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08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69AD55" w14:textId="07B90336" w:rsidR="0048459D" w:rsidRDefault="0005036E" w:rsidP="00E47755">
            <w:pPr>
              <w:pStyle w:val="ListParagraph"/>
              <w:ind w:left="0"/>
            </w:pPr>
            <w:hyperlink r:id="rId13" w:history="1">
              <w:r w:rsidRPr="00776B9D">
                <w:rPr>
                  <w:rStyle w:val="Hyperlink"/>
                </w:rPr>
                <w:t>http://Portal.azure.com</w:t>
              </w:r>
            </w:hyperlink>
            <w:r>
              <w:t xml:space="preserve"> </w:t>
            </w:r>
          </w:p>
          <w:p w14:paraId="7EDBACE4" w14:textId="74154655" w:rsidR="00A2755B" w:rsidRPr="00F83CF1" w:rsidRDefault="0048459D" w:rsidP="00E47755">
            <w:pPr>
              <w:pStyle w:val="ListParagraph"/>
              <w:ind w:left="0"/>
            </w:pPr>
            <w:r>
              <w:t>Click Container Registries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4A2AF" w14:textId="41C75073" w:rsidR="00366A03" w:rsidRPr="00F83CF1" w:rsidRDefault="0048459D" w:rsidP="0048459D">
            <w:r>
              <w:t>We’ll start by creating a new Azure Container Registry using the Azure Portal. We can create a registry using the Azure CLI as well, but it’s easier to show the options here in the portal</w:t>
            </w:r>
          </w:p>
        </w:tc>
      </w:tr>
      <w:tr w:rsidR="0048459D" w:rsidRPr="00F83CF1" w14:paraId="7EF64717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E942E" w14:textId="42634943" w:rsidR="0048459D" w:rsidRPr="00F83CF1" w:rsidRDefault="0048459D" w:rsidP="00E47755">
            <w:pPr>
              <w:spacing w:line="257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5FE69C6" wp14:editId="3C2CDA59">
                  <wp:extent cx="1839595" cy="3358515"/>
                  <wp:effectExtent l="0" t="0" r="825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335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79821" w14:textId="32C705FE" w:rsidR="0048459D" w:rsidRDefault="0048459D" w:rsidP="00E47755">
            <w:pPr>
              <w:pStyle w:val="ListParagraph"/>
              <w:ind w:left="0"/>
            </w:pPr>
            <w:r>
              <w:t>Create new registry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5F7B22" w14:textId="77777777" w:rsidR="0048459D" w:rsidRDefault="0048459D" w:rsidP="0048459D">
            <w:r>
              <w:t>With the June preview, we now have some new options</w:t>
            </w:r>
          </w:p>
          <w:p w14:paraId="3A5DBD7F" w14:textId="77777777" w:rsidR="0048459D" w:rsidRDefault="0048459D" w:rsidP="0048459D">
            <w:r>
              <w:t>We’ll start by providing a unique URL for our registry</w:t>
            </w:r>
          </w:p>
          <w:p w14:paraId="0BCE54BA" w14:textId="77777777" w:rsidR="0048459D" w:rsidRDefault="0048459D" w:rsidP="0048459D">
            <w:r>
              <w:t>We’ll create a resource group to keep our registry separate from other resources as we’ll likely use our registry for many different container hosting services</w:t>
            </w:r>
          </w:p>
          <w:p w14:paraId="5A784668" w14:textId="77777777" w:rsidR="0048459D" w:rsidRDefault="0048459D" w:rsidP="0048459D">
            <w:r>
              <w:t>For Preview, we have a few regions, but we’ll roll this out to all regions as we go to general availability</w:t>
            </w:r>
          </w:p>
          <w:p w14:paraId="4A35338A" w14:textId="77777777" w:rsidR="00AD615E" w:rsidRDefault="00AD615E" w:rsidP="0048459D">
            <w:r>
              <w:t>You’ll notice we now have: Use managed registry:</w:t>
            </w:r>
          </w:p>
          <w:p w14:paraId="27EEC36B" w14:textId="77777777" w:rsidR="00AD615E" w:rsidRDefault="00AD615E" w:rsidP="0048459D">
            <w:r>
              <w:t>This means we no longer leave the storage account in your subscription. This is also where all the new features light up including:</w:t>
            </w:r>
          </w:p>
          <w:p w14:paraId="4EE28FAE" w14:textId="77777777" w:rsidR="00AD615E" w:rsidRDefault="00AD615E" w:rsidP="00AD615E">
            <w:pPr>
              <w:pStyle w:val="ListParagraph"/>
              <w:numPr>
                <w:ilvl w:val="0"/>
                <w:numId w:val="2"/>
              </w:numPr>
            </w:pPr>
            <w:r>
              <w:t>Azure Active Directory for individual users</w:t>
            </w:r>
          </w:p>
          <w:p w14:paraId="3D0206E1" w14:textId="77777777" w:rsidR="00AD615E" w:rsidRDefault="00AD615E" w:rsidP="00AD615E">
            <w:pPr>
              <w:pStyle w:val="ListParagraph"/>
              <w:numPr>
                <w:ilvl w:val="0"/>
                <w:numId w:val="2"/>
              </w:numPr>
            </w:pPr>
            <w:r>
              <w:t>Web Hooks</w:t>
            </w:r>
          </w:p>
          <w:p w14:paraId="5AB2EEC1" w14:textId="2ACE75D8" w:rsidR="00AD615E" w:rsidRDefault="00AD615E" w:rsidP="00AD615E">
            <w:pPr>
              <w:pStyle w:val="ListParagraph"/>
              <w:numPr>
                <w:ilvl w:val="0"/>
                <w:numId w:val="2"/>
              </w:numPr>
            </w:pPr>
            <w:r>
              <w:t>Repository Delete</w:t>
            </w:r>
          </w:p>
          <w:p w14:paraId="2F53D504" w14:textId="77777777" w:rsidR="00AD615E" w:rsidRDefault="00AD615E" w:rsidP="00AD615E">
            <w:r>
              <w:t xml:space="preserve">We’ll have more features coming as well. </w:t>
            </w:r>
          </w:p>
          <w:p w14:paraId="399407A6" w14:textId="66B25694" w:rsidR="0048459D" w:rsidRDefault="0048459D" w:rsidP="00AD615E"/>
        </w:tc>
      </w:tr>
      <w:tr w:rsidR="00AD615E" w:rsidRPr="00F83CF1" w14:paraId="12FB242C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308406" w14:textId="45134578" w:rsidR="00AD615E" w:rsidRDefault="00AD615E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5CF2B9" wp14:editId="7BD86CC9">
                  <wp:extent cx="1839595" cy="647065"/>
                  <wp:effectExtent l="0" t="0" r="8255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64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5D8BB" w14:textId="77777777" w:rsidR="00AD615E" w:rsidRDefault="00AD615E" w:rsidP="00E47755">
            <w:pPr>
              <w:pStyle w:val="ListParagraph"/>
              <w:ind w:left="0"/>
            </w:pP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62D3B" w14:textId="77777777" w:rsidR="00AD615E" w:rsidRDefault="00AD615E" w:rsidP="0048459D">
            <w:r>
              <w:t>We then have different SKUs</w:t>
            </w:r>
          </w:p>
          <w:p w14:paraId="2846C764" w14:textId="77777777" w:rsidR="00AD615E" w:rsidRDefault="00AD615E" w:rsidP="0048459D">
            <w:r>
              <w:t xml:space="preserve">Basic is intended for individual developer scenarios. This is the cheapest option that enables all the features, but limits exist on scale and operations. </w:t>
            </w:r>
          </w:p>
          <w:p w14:paraId="29F92661" w14:textId="77777777" w:rsidR="00AD615E" w:rsidRDefault="00AD615E" w:rsidP="0048459D">
            <w:r>
              <w:t>Standard is the SKU that supports most development teams, including larger amounts of storage for custom images and more operations such as Push and Pull</w:t>
            </w:r>
          </w:p>
          <w:p w14:paraId="2B987632" w14:textId="2FF3FE38" w:rsidR="00AD615E" w:rsidRDefault="00AD615E" w:rsidP="0048459D">
            <w:r>
              <w:t>Premium will increase the storage and operations, but will also include some additional features that we haven’t yet rolled out, so stay tuned…</w:t>
            </w:r>
          </w:p>
        </w:tc>
      </w:tr>
      <w:tr w:rsidR="00AD615E" w:rsidRPr="00F83CF1" w14:paraId="58255117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D79E3" w14:textId="77777777" w:rsidR="00AD615E" w:rsidRDefault="00AD615E" w:rsidP="00E47755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F9A359" w14:textId="4E6990AA" w:rsidR="00AD615E" w:rsidRDefault="00AD615E" w:rsidP="00E47755">
            <w:pPr>
              <w:pStyle w:val="ListParagraph"/>
              <w:ind w:left="0"/>
            </w:pPr>
            <w:r>
              <w:t>Press [Create]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84822D" w14:textId="77777777" w:rsidR="00AD615E" w:rsidRDefault="00AD615E" w:rsidP="0048459D">
            <w:r>
              <w:t xml:space="preserve">We’ll let azure provision our new registry. </w:t>
            </w:r>
          </w:p>
          <w:p w14:paraId="5B91B654" w14:textId="77777777" w:rsidR="00AD615E" w:rsidRDefault="00AD615E" w:rsidP="0048459D">
            <w:r>
              <w:t xml:space="preserve">Now, you may have noticed we left the admin account disabled. </w:t>
            </w:r>
          </w:p>
          <w:p w14:paraId="15FC6074" w14:textId="77777777" w:rsidR="00AD615E" w:rsidRDefault="00AD615E" w:rsidP="0048459D">
            <w:r>
              <w:t xml:space="preserve">We no longer need to use the single admin account for all users, or configure a Service Principal for individual users. </w:t>
            </w:r>
          </w:p>
          <w:p w14:paraId="13FC7BC8" w14:textId="57968DE7" w:rsidR="00AD615E" w:rsidRDefault="00AD615E" w:rsidP="0048459D">
            <w:r>
              <w:t>We can now take advantage of your individual Azure Identity</w:t>
            </w:r>
          </w:p>
        </w:tc>
      </w:tr>
      <w:tr w:rsidR="00AD615E" w:rsidRPr="00F83CF1" w14:paraId="3EB3179F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94974" w14:textId="6E398C6C" w:rsidR="00AD615E" w:rsidRDefault="00AD615E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CCF196" wp14:editId="415CE620">
                  <wp:extent cx="1839595" cy="296545"/>
                  <wp:effectExtent l="0" t="0" r="8255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9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0BA6B" w14:textId="77777777" w:rsidR="00AD615E" w:rsidRDefault="00AD615E" w:rsidP="00E47755">
            <w:pPr>
              <w:pStyle w:val="ListParagraph"/>
              <w:ind w:left="0"/>
            </w:pPr>
            <w:r>
              <w:t xml:space="preserve">Open </w:t>
            </w:r>
            <w:proofErr w:type="spellStart"/>
            <w:r>
              <w:t>Powershell</w:t>
            </w:r>
            <w:proofErr w:type="spellEnd"/>
          </w:p>
          <w:p w14:paraId="33C3C600" w14:textId="4B890793" w:rsidR="008D3B97" w:rsidRPr="008D3B97" w:rsidRDefault="008D3B97" w:rsidP="00E47755">
            <w:pPr>
              <w:pStyle w:val="ListParagraph"/>
              <w:ind w:left="0"/>
              <w:rPr>
                <w:rFonts w:ascii="Consolas" w:hAnsi="Consolas"/>
                <w:b/>
              </w:rPr>
            </w:pPr>
            <w:r w:rsidRPr="008D3B97">
              <w:rPr>
                <w:rFonts w:ascii="Consolas" w:hAnsi="Consolas"/>
                <w:b/>
              </w:rPr>
              <w:t>az acr login -n [registry name]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57AE7E" w14:textId="77777777" w:rsidR="00AD615E" w:rsidRPr="008D3B97" w:rsidRDefault="00AD615E" w:rsidP="0048459D">
            <w:pPr>
              <w:rPr>
                <w:b/>
              </w:rPr>
            </w:pPr>
            <w:r>
              <w:t>In a command window, we can login to our registry using:</w:t>
            </w:r>
            <w:r>
              <w:br/>
            </w:r>
            <w:r w:rsidRPr="008D3B97">
              <w:rPr>
                <w:b/>
              </w:rPr>
              <w:t>az acr login -n [the name of our registry]</w:t>
            </w:r>
          </w:p>
          <w:p w14:paraId="788FC630" w14:textId="4DF08F18" w:rsidR="00AD615E" w:rsidRDefault="00AD615E" w:rsidP="0048459D">
            <w:r>
              <w:t xml:space="preserve">This will take our azure </w:t>
            </w:r>
            <w:r w:rsidR="009D5507">
              <w:t>identity, create an entry in the Windows Credentials Manager, and place the token in our docker config file for our registry</w:t>
            </w:r>
          </w:p>
        </w:tc>
      </w:tr>
      <w:tr w:rsidR="009D5507" w:rsidRPr="00F83CF1" w14:paraId="59DA9E3C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D4068" w14:textId="77777777" w:rsidR="009D5507" w:rsidRDefault="009D5507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F557F0" wp14:editId="093B5A7F">
                  <wp:extent cx="1839595" cy="766445"/>
                  <wp:effectExtent l="0" t="0" r="825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766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7A2B73" w14:textId="77777777" w:rsidR="009D5507" w:rsidRDefault="009D5507" w:rsidP="00E47755">
            <w:pPr>
              <w:pStyle w:val="ListParagraph"/>
              <w:ind w:left="0"/>
            </w:pPr>
            <w:r>
              <w:t>Open VS Code</w:t>
            </w:r>
          </w:p>
          <w:p w14:paraId="1663445D" w14:textId="77777777" w:rsidR="009D5507" w:rsidRDefault="009D5507" w:rsidP="00E47755">
            <w:pPr>
              <w:pStyle w:val="ListParagraph"/>
              <w:ind w:left="0"/>
            </w:pPr>
            <w:r>
              <w:t xml:space="preserve">Open </w:t>
            </w:r>
            <w:r w:rsidRPr="009D5507">
              <w:t>%</w:t>
            </w:r>
            <w:proofErr w:type="spellStart"/>
            <w:r w:rsidRPr="009D5507">
              <w:t>userprofile</w:t>
            </w:r>
            <w:proofErr w:type="spellEnd"/>
            <w:r w:rsidRPr="009D5507">
              <w:t>%/.docker</w:t>
            </w:r>
            <w:r>
              <w:t xml:space="preserve"> </w:t>
            </w:r>
          </w:p>
          <w:p w14:paraId="7AFCA02F" w14:textId="53A1F2BD" w:rsidR="009D5507" w:rsidRDefault="009D5507" w:rsidP="00E47755">
            <w:pPr>
              <w:pStyle w:val="ListParagraph"/>
              <w:ind w:left="0"/>
            </w:pPr>
            <w:r>
              <w:t xml:space="preserve">Open </w:t>
            </w:r>
            <w:proofErr w:type="spellStart"/>
            <w:r>
              <w:t>config.json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A1313" w14:textId="527D37A7" w:rsidR="009D5507" w:rsidRDefault="009D5507" w:rsidP="0048459D">
            <w:r>
              <w:t>We can see the secure entry here for our registry, but notice all the credential are stashed aware securely in the Windows Credential Manager</w:t>
            </w:r>
          </w:p>
        </w:tc>
      </w:tr>
      <w:tr w:rsidR="00AD615E" w:rsidRPr="00F83CF1" w14:paraId="288E639C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7BEE8" w14:textId="77777777" w:rsidR="00AD615E" w:rsidRDefault="00AD615E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948180" wp14:editId="1F38C02D">
                  <wp:extent cx="1839595" cy="519430"/>
                  <wp:effectExtent l="0" t="0" r="825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519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1E39D" w14:textId="64F45D88" w:rsidR="009D5507" w:rsidRDefault="009D5507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DB509CB" wp14:editId="75456CFC">
                  <wp:extent cx="1839595" cy="453390"/>
                  <wp:effectExtent l="0" t="0" r="8255" b="381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453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F8C31" w14:textId="77777777" w:rsidR="00AD615E" w:rsidRDefault="00AD615E" w:rsidP="00E47755">
            <w:pPr>
              <w:pStyle w:val="ListParagraph"/>
              <w:ind w:left="0"/>
            </w:pPr>
            <w:r>
              <w:t>Open Credential Manager</w:t>
            </w:r>
          </w:p>
          <w:p w14:paraId="032FA83F" w14:textId="77777777" w:rsidR="009D5507" w:rsidRDefault="009D5507" w:rsidP="00E47755">
            <w:pPr>
              <w:pStyle w:val="ListParagraph"/>
              <w:ind w:left="0"/>
            </w:pPr>
            <w:r>
              <w:t>Select Windows Credentials</w:t>
            </w:r>
          </w:p>
          <w:p w14:paraId="45D5D69A" w14:textId="20AE62B7" w:rsidR="009D5507" w:rsidRDefault="009D5507" w:rsidP="00E47755">
            <w:pPr>
              <w:pStyle w:val="ListParagraph"/>
              <w:ind w:left="0"/>
            </w:pPr>
            <w:r>
              <w:t>Scroll to find your registry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96A03F" w14:textId="184614FC" w:rsidR="00AD615E" w:rsidRDefault="009D5507" w:rsidP="0048459D">
            <w:r>
              <w:t>In the Windows Credential Manager, we can see our newly created registry</w:t>
            </w:r>
          </w:p>
        </w:tc>
      </w:tr>
      <w:tr w:rsidR="009D5507" w:rsidRPr="00F83CF1" w14:paraId="33A37130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74444" w14:textId="77777777" w:rsidR="009D5507" w:rsidRDefault="009D5507" w:rsidP="00E47755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68A128" w14:textId="77777777" w:rsidR="009D5507" w:rsidRDefault="008D3B97" w:rsidP="00E47755">
            <w:pPr>
              <w:pStyle w:val="ListParagraph"/>
              <w:ind w:left="0"/>
            </w:pPr>
            <w:proofErr w:type="spellStart"/>
            <w:r>
              <w:t>Powershell</w:t>
            </w:r>
            <w:proofErr w:type="spellEnd"/>
            <w:r>
              <w:t>:</w:t>
            </w:r>
          </w:p>
          <w:p w14:paraId="17E2F10C" w14:textId="1186D86F" w:rsidR="008D3B97" w:rsidRDefault="008D3B97" w:rsidP="00E47755">
            <w:pPr>
              <w:pStyle w:val="ListParagraph"/>
              <w:ind w:left="0"/>
            </w:pP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61513" w14:textId="545D9987" w:rsidR="009D5507" w:rsidRDefault="008D3B97" w:rsidP="0048459D">
            <w:r>
              <w:t>Now that we have our registry created and we’re individually authenticated, lets push an image to see how this all works</w:t>
            </w:r>
          </w:p>
        </w:tc>
      </w:tr>
      <w:tr w:rsidR="008D3B97" w:rsidRPr="00F83CF1" w14:paraId="7A664CA5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548CA" w14:textId="77777777" w:rsidR="008D3B97" w:rsidRDefault="008D3B97" w:rsidP="00E47755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63D07" w14:textId="596DCC78" w:rsidR="008D3B97" w:rsidRDefault="008D3B97" w:rsidP="00E47755">
            <w:pPr>
              <w:pStyle w:val="ListParagraph"/>
              <w:ind w:left="0"/>
            </w:pPr>
            <w:r>
              <w:t xml:space="preserve">PS&gt; </w:t>
            </w:r>
            <w:r w:rsidRPr="008D3B97">
              <w:rPr>
                <w:rFonts w:ascii="Consolas" w:hAnsi="Consolas"/>
              </w:rPr>
              <w:t>Docker images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038F8" w14:textId="55A679E8" w:rsidR="008D3B97" w:rsidRDefault="008D3B97" w:rsidP="0048459D">
            <w:r>
              <w:t xml:space="preserve">We’ll start with any image. I happen to have a web image I built with VS, but you can use any image on </w:t>
            </w:r>
            <w:proofErr w:type="spellStart"/>
            <w:r>
              <w:t>dockerhub</w:t>
            </w:r>
            <w:proofErr w:type="spellEnd"/>
          </w:p>
        </w:tc>
      </w:tr>
      <w:tr w:rsidR="008D3B97" w:rsidRPr="00F83CF1" w14:paraId="5C84755A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65F800" w14:textId="5D8B0108" w:rsidR="008D3B97" w:rsidRDefault="008D3B97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8B37CEE" wp14:editId="58CC8BF4">
                  <wp:extent cx="1839595" cy="491490"/>
                  <wp:effectExtent l="0" t="0" r="8255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49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F7EC6B" w14:textId="3B879CE5" w:rsidR="008D3B97" w:rsidRDefault="008D3B97" w:rsidP="00E47755">
            <w:pPr>
              <w:pStyle w:val="ListParagraph"/>
              <w:ind w:left="0"/>
            </w:pPr>
            <w:r>
              <w:t>PS&gt; docker tag web stevelasdemo.azurecr.io/demos/web:1</w:t>
            </w:r>
          </w:p>
          <w:p w14:paraId="01E7E87A" w14:textId="6FFD385F" w:rsidR="008D3B97" w:rsidRDefault="008D3B97" w:rsidP="00E47755">
            <w:pPr>
              <w:pStyle w:val="ListParagraph"/>
              <w:ind w:left="0"/>
            </w:pPr>
            <w:r>
              <w:t>PS&gt; docker push stevelasdemo.azurecr.io/demos/web:1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858D4" w14:textId="77777777" w:rsidR="008D3B97" w:rsidRDefault="008D3B97" w:rsidP="0048459D">
            <w:r>
              <w:t>By tagging our web image with our fully qualified registry name, we can simply push it to our registry</w:t>
            </w:r>
          </w:p>
          <w:p w14:paraId="38CE46F2" w14:textId="323913C6" w:rsidR="008D3B97" w:rsidRDefault="008D3B97" w:rsidP="0048459D"/>
        </w:tc>
      </w:tr>
      <w:tr w:rsidR="008D3B97" w:rsidRPr="00F83CF1" w14:paraId="3D32992F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144D29" w14:textId="77777777" w:rsidR="008D3B97" w:rsidRDefault="008D3B97" w:rsidP="00E47755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E0EFB8" w14:textId="7E8ECBA9" w:rsidR="008D3B97" w:rsidRDefault="008D3B97" w:rsidP="00E47755">
            <w:pPr>
              <w:pStyle w:val="ListParagraph"/>
              <w:ind w:left="0"/>
            </w:pPr>
            <w:r w:rsidRPr="008D3B97">
              <w:t xml:space="preserve">PS&gt; az acr repository list -n </w:t>
            </w:r>
            <w:proofErr w:type="spellStart"/>
            <w:r w:rsidRPr="008D3B97">
              <w:t>stevelasdemo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5926CE" w14:textId="4BC59F75" w:rsidR="008D3B97" w:rsidRDefault="008D3B97" w:rsidP="0048459D">
            <w:r>
              <w:t>We can see our images by calling the repository list CLI</w:t>
            </w:r>
          </w:p>
        </w:tc>
      </w:tr>
      <w:tr w:rsidR="008D3B97" w:rsidRPr="00F83CF1" w14:paraId="2AB1F024" w14:textId="77777777" w:rsidTr="00E47755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9D8425" w14:textId="13694EA6" w:rsidR="008D3B97" w:rsidRDefault="008D3B97" w:rsidP="00E47755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9FB0042" wp14:editId="3D45C888">
                  <wp:extent cx="1839595" cy="522605"/>
                  <wp:effectExtent l="0" t="0" r="825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52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E35C34" w14:textId="16C8D4F7" w:rsidR="008D3B97" w:rsidRPr="008D3B97" w:rsidRDefault="008D3B97" w:rsidP="00E47755">
            <w:pPr>
              <w:pStyle w:val="ListParagraph"/>
              <w:ind w:left="0"/>
            </w:pPr>
            <w:r>
              <w:t>Open the portal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50BCA" w14:textId="48253758" w:rsidR="008D3B97" w:rsidRDefault="008D3B97" w:rsidP="0048459D">
            <w:r>
              <w:t>We can also see our images using the Azure Portal</w:t>
            </w:r>
          </w:p>
        </w:tc>
      </w:tr>
    </w:tbl>
    <w:p w14:paraId="2666AA01" w14:textId="6CD58A69" w:rsidR="00ED4645" w:rsidRDefault="00ED4645" w:rsidP="00A2755B"/>
    <w:p w14:paraId="0B285E1C" w14:textId="736D81DA" w:rsidR="008D3B97" w:rsidRPr="00F83CF1" w:rsidRDefault="008D3B97" w:rsidP="008D3B97">
      <w:pPr>
        <w:pStyle w:val="Heading1"/>
      </w:pPr>
      <w:bookmarkStart w:id="26" w:name="_Toc487110259"/>
      <w:bookmarkStart w:id="27" w:name="_Toc488156037"/>
      <w:r w:rsidRPr="00F83CF1">
        <w:t xml:space="preserve">Demo </w:t>
      </w:r>
      <w:r>
        <w:t>2</w:t>
      </w:r>
      <w:r w:rsidRPr="00F83CF1">
        <w:t xml:space="preserve"> </w:t>
      </w:r>
      <w:r>
        <w:t>– Web Hooks</w:t>
      </w:r>
      <w:bookmarkEnd w:id="26"/>
      <w:bookmarkEnd w:id="27"/>
    </w:p>
    <w:tbl>
      <w:tblPr>
        <w:tblStyle w:val="TableGrid"/>
        <w:tblW w:w="13855" w:type="dxa"/>
        <w:tblLayout w:type="fixed"/>
        <w:tblLook w:val="04A0" w:firstRow="1" w:lastRow="0" w:firstColumn="1" w:lastColumn="0" w:noHBand="0" w:noVBand="1"/>
      </w:tblPr>
      <w:tblGrid>
        <w:gridCol w:w="3113"/>
        <w:gridCol w:w="3434"/>
        <w:gridCol w:w="7308"/>
      </w:tblGrid>
      <w:tr w:rsidR="008D3B97" w:rsidRPr="00F83CF1" w14:paraId="76820166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F0FEC" w14:textId="77777777" w:rsidR="008D3B97" w:rsidRPr="00F83CF1" w:rsidRDefault="008D3B97" w:rsidP="002E29AA">
            <w:pPr>
              <w:spacing w:line="257" w:lineRule="auto"/>
              <w:jc w:val="center"/>
              <w:rPr>
                <w:b/>
              </w:rPr>
            </w:pPr>
            <w:r w:rsidRPr="00F83CF1">
              <w:rPr>
                <w:b/>
              </w:rPr>
              <w:t>Visual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2899B" w14:textId="77777777" w:rsidR="008D3B97" w:rsidRPr="00F83CF1" w:rsidRDefault="008D3B97" w:rsidP="002E29AA">
            <w:pPr>
              <w:pStyle w:val="ListParagraph"/>
              <w:ind w:left="0"/>
              <w:rPr>
                <w:b/>
              </w:rPr>
            </w:pPr>
            <w:r w:rsidRPr="00F83CF1">
              <w:rPr>
                <w:b/>
              </w:rPr>
              <w:t>Demo Steps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5D3FA" w14:textId="77777777" w:rsidR="008D3B97" w:rsidRPr="00F83CF1" w:rsidRDefault="008D3B97" w:rsidP="002E29AA">
            <w:pPr>
              <w:rPr>
                <w:b/>
              </w:rPr>
            </w:pPr>
            <w:r w:rsidRPr="00F83CF1">
              <w:rPr>
                <w:b/>
              </w:rPr>
              <w:t>Talking Points</w:t>
            </w:r>
          </w:p>
        </w:tc>
      </w:tr>
      <w:tr w:rsidR="008D3B97" w:rsidRPr="00F83CF1" w14:paraId="7F8DE3C2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7C8F53" w14:textId="3CF98F5A" w:rsidR="008D3B97" w:rsidRPr="00F83CF1" w:rsidRDefault="00BC4557" w:rsidP="002E29AA">
            <w:pPr>
              <w:spacing w:line="257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CFD3AFF" wp14:editId="29CD3788">
                  <wp:extent cx="1839595" cy="849630"/>
                  <wp:effectExtent l="0" t="0" r="8255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84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881E19" w14:textId="15C91F9E" w:rsidR="008D3B97" w:rsidRPr="00F83CF1" w:rsidRDefault="00BC4557" w:rsidP="002E29AA">
            <w:pPr>
              <w:pStyle w:val="ListParagraph"/>
              <w:ind w:left="0"/>
            </w:pPr>
            <w:r>
              <w:t xml:space="preserve">Click </w:t>
            </w:r>
            <w:proofErr w:type="spellStart"/>
            <w:r>
              <w:t>Webhooks</w:t>
            </w:r>
            <w:proofErr w:type="spellEnd"/>
            <w:r>
              <w:t xml:space="preserve"> in the Registry Blade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013D3" w14:textId="77777777" w:rsidR="00DB53B7" w:rsidRDefault="00DB53B7" w:rsidP="002E29AA">
            <w:r>
              <w:t xml:space="preserve">In the cloud native workloads, it’s a common practice to stitch together a series of workflows through </w:t>
            </w:r>
            <w:proofErr w:type="spellStart"/>
            <w:r>
              <w:t>webhooks</w:t>
            </w:r>
            <w:proofErr w:type="spellEnd"/>
            <w:r>
              <w:t xml:space="preserve">. </w:t>
            </w:r>
            <w:proofErr w:type="spellStart"/>
            <w:r>
              <w:t>Webhooks</w:t>
            </w:r>
            <w:proofErr w:type="spellEnd"/>
            <w:r>
              <w:t xml:space="preserve"> are really nice as we no longer need to poll a service, with a denial of service like attack to simply see if something changed. </w:t>
            </w:r>
          </w:p>
          <w:p w14:paraId="4F6CD266" w14:textId="77777777" w:rsidR="00DB53B7" w:rsidRDefault="00DB53B7" w:rsidP="002E29AA">
            <w:r>
              <w:t xml:space="preserve">It’s </w:t>
            </w:r>
            <w:proofErr w:type="spellStart"/>
            <w:r>
              <w:t>kinda</w:t>
            </w:r>
            <w:proofErr w:type="spellEnd"/>
            <w:r>
              <w:t xml:space="preserve"> like constantly checking your </w:t>
            </w:r>
            <w:proofErr w:type="spellStart"/>
            <w:r>
              <w:t>facebook</w:t>
            </w:r>
            <w:proofErr w:type="spellEnd"/>
            <w:r>
              <w:t xml:space="preserve"> page to see if anyone messaged you. </w:t>
            </w:r>
          </w:p>
          <w:p w14:paraId="1BF7769B" w14:textId="784E675C" w:rsidR="008D3B97" w:rsidRPr="00F83CF1" w:rsidRDefault="00DB53B7" w:rsidP="002E29AA">
            <w:r>
              <w:t>As opposed to getting a notification, a buzz, that says you’ve got a message.</w:t>
            </w:r>
          </w:p>
        </w:tc>
      </w:tr>
      <w:tr w:rsidR="00DB53B7" w:rsidRPr="00F83CF1" w14:paraId="20F446C4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5CD4D" w14:textId="77777777" w:rsidR="00DB53B7" w:rsidRDefault="00DB53B7" w:rsidP="002E29AA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1BCE5" w14:textId="76868DC0" w:rsidR="00DB53B7" w:rsidRDefault="00DB53B7" w:rsidP="002E29AA">
            <w:pPr>
              <w:pStyle w:val="ListParagraph"/>
              <w:ind w:left="0"/>
            </w:pPr>
            <w:r>
              <w:t xml:space="preserve">Click </w:t>
            </w:r>
            <w:r w:rsidRPr="00DB53B7">
              <w:rPr>
                <w:b/>
              </w:rPr>
              <w:t>+ Add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CB818" w14:textId="77777777" w:rsidR="00DB53B7" w:rsidRDefault="00DB53B7" w:rsidP="002E29AA">
            <w:r>
              <w:t xml:space="preserve">The Azure Container Registry now supports </w:t>
            </w:r>
            <w:proofErr w:type="spellStart"/>
            <w:r>
              <w:t>webhooks</w:t>
            </w:r>
            <w:proofErr w:type="spellEnd"/>
            <w:r>
              <w:t xml:space="preserve"> for your workflows. We’ll start by creating a new webhook</w:t>
            </w:r>
          </w:p>
          <w:p w14:paraId="05203262" w14:textId="77777777" w:rsidR="00DB53B7" w:rsidRDefault="00DB53B7" w:rsidP="002E29AA">
            <w:r>
              <w:t xml:space="preserve">You’ll notice we’ll need a Service URI, which is the URI that will get called when an event happens. </w:t>
            </w:r>
          </w:p>
          <w:p w14:paraId="6DD86053" w14:textId="4027A34C" w:rsidR="00DB53B7" w:rsidRDefault="00DB53B7" w:rsidP="002E29AA">
            <w:r>
              <w:t xml:space="preserve">We don’t yet have a URI, so </w:t>
            </w:r>
            <w:proofErr w:type="spellStart"/>
            <w:r>
              <w:t>lets</w:t>
            </w:r>
            <w:proofErr w:type="spellEnd"/>
            <w:r>
              <w:t xml:space="preserve"> walk backwards a bit to start with the end result</w:t>
            </w:r>
          </w:p>
        </w:tc>
      </w:tr>
      <w:tr w:rsidR="00DB53B7" w:rsidRPr="00F83CF1" w14:paraId="2A0B7290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37962" w14:textId="77777777" w:rsidR="00DB53B7" w:rsidRDefault="00DB53B7" w:rsidP="002E29AA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49465" w14:textId="793C94D2" w:rsidR="00DB53B7" w:rsidRDefault="00DB53B7" w:rsidP="002E29AA">
            <w:pPr>
              <w:pStyle w:val="ListParagraph"/>
              <w:ind w:left="0"/>
            </w:pP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47880" w14:textId="77777777" w:rsidR="00DB53B7" w:rsidRDefault="00DB53B7" w:rsidP="002E29AA">
            <w:r>
              <w:t xml:space="preserve">There are many things we can do with </w:t>
            </w:r>
            <w:proofErr w:type="spellStart"/>
            <w:r>
              <w:t>Webhooks</w:t>
            </w:r>
            <w:proofErr w:type="spellEnd"/>
            <w:r>
              <w:t xml:space="preserve">. We might trigger a build of collection of images that are based on the image we just updated. </w:t>
            </w:r>
          </w:p>
          <w:p w14:paraId="4A319F23" w14:textId="77777777" w:rsidR="00DB53B7" w:rsidRDefault="00DB53B7" w:rsidP="002E29AA">
            <w:r>
              <w:t>We might deploy, or likely trigger a series of tests</w:t>
            </w:r>
          </w:p>
          <w:p w14:paraId="2C6D7A68" w14:textId="77777777" w:rsidR="00DB53B7" w:rsidRDefault="00DB53B7" w:rsidP="002E29AA">
            <w:r>
              <w:t>We might trigger vulnerability scanning, so these services no longer need to constantly ping for updates</w:t>
            </w:r>
          </w:p>
          <w:p w14:paraId="46EDC0D4" w14:textId="682BA802" w:rsidR="00DB53B7" w:rsidRDefault="00DB53B7" w:rsidP="002E29AA">
            <w:r>
              <w:t>For this demo, I’m going to post to Slack</w:t>
            </w:r>
          </w:p>
        </w:tc>
      </w:tr>
      <w:tr w:rsidR="00DB53B7" w:rsidRPr="00F83CF1" w14:paraId="57741D01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672690" w14:textId="17F7A530" w:rsidR="00DB53B7" w:rsidRDefault="00DB53B7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8E5E0" wp14:editId="28E78823">
                  <wp:extent cx="1839595" cy="1925320"/>
                  <wp:effectExtent l="0" t="0" r="825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92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4F45D" w14:textId="77777777" w:rsidR="00DB53B7" w:rsidRDefault="00DB53B7" w:rsidP="002E29AA">
            <w:pPr>
              <w:pStyle w:val="ListParagraph"/>
              <w:ind w:left="0"/>
            </w:pPr>
            <w:r>
              <w:t>Open Slack</w:t>
            </w:r>
          </w:p>
          <w:p w14:paraId="483F30D6" w14:textId="077A9917" w:rsidR="00DB53B7" w:rsidRDefault="00DB53B7" w:rsidP="002E29AA">
            <w:pPr>
              <w:pStyle w:val="ListParagraph"/>
              <w:ind w:left="0"/>
            </w:pPr>
            <w:r>
              <w:t>Choose Settings, Add an app or integration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1695E" w14:textId="085D2F34" w:rsidR="00DB53B7" w:rsidRDefault="00DB53B7" w:rsidP="002E29AA">
            <w:r>
              <w:t>We’ll start by configuring slack to receive webhook notifications</w:t>
            </w:r>
          </w:p>
        </w:tc>
      </w:tr>
      <w:tr w:rsidR="00213BC2" w:rsidRPr="00F83CF1" w14:paraId="303318AB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E5266" w14:textId="20C751C3" w:rsidR="00213BC2" w:rsidRDefault="00213BC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98793D" wp14:editId="096FD302">
                  <wp:extent cx="1839595" cy="495300"/>
                  <wp:effectExtent l="0" t="0" r="8255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C0A32" w14:textId="32CC4507" w:rsidR="00213BC2" w:rsidRDefault="00213BC2" w:rsidP="002E29AA">
            <w:pPr>
              <w:pStyle w:val="ListParagraph"/>
              <w:ind w:left="0"/>
            </w:pPr>
            <w:r>
              <w:t xml:space="preserve">Search </w:t>
            </w:r>
            <w:r w:rsidRPr="00213BC2">
              <w:rPr>
                <w:b/>
              </w:rPr>
              <w:t>webhook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5FCC73" w14:textId="243A204E" w:rsidR="00213BC2" w:rsidRDefault="00213BC2" w:rsidP="002E29AA">
            <w:r>
              <w:t>We’ll find the incoming webhook integration</w:t>
            </w:r>
          </w:p>
        </w:tc>
      </w:tr>
      <w:tr w:rsidR="00213BC2" w:rsidRPr="00F83CF1" w14:paraId="4A606EC3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23C23" w14:textId="5F017F5C" w:rsidR="00213BC2" w:rsidRDefault="00213BC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7FCE21" wp14:editId="5D139C6E">
                  <wp:extent cx="1839595" cy="2277110"/>
                  <wp:effectExtent l="0" t="0" r="8255" b="889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277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9F09E" w14:textId="16B50EC8" w:rsidR="00213BC2" w:rsidRDefault="00213BC2" w:rsidP="002E29AA">
            <w:pPr>
              <w:pStyle w:val="ListParagraph"/>
              <w:ind w:left="0"/>
            </w:pPr>
            <w:r>
              <w:t>Add Configuration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70B870" w14:textId="077B3426" w:rsidR="00213BC2" w:rsidRDefault="00213BC2" w:rsidP="002E29AA">
            <w:r>
              <w:t xml:space="preserve">And add the configuration </w:t>
            </w:r>
          </w:p>
        </w:tc>
      </w:tr>
      <w:tr w:rsidR="00213BC2" w:rsidRPr="00F83CF1" w14:paraId="3BE7A97B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52116" w14:textId="50613168" w:rsidR="00213BC2" w:rsidRDefault="00213BC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B1440A" wp14:editId="1A8C04A2">
                  <wp:extent cx="1839595" cy="375920"/>
                  <wp:effectExtent l="0" t="0" r="8255" b="508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375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3163E" w14:textId="763AD051" w:rsidR="00213BC2" w:rsidRDefault="00213BC2" w:rsidP="002E29AA">
            <w:pPr>
              <w:pStyle w:val="ListParagraph"/>
              <w:ind w:left="0"/>
            </w:pPr>
            <w:r>
              <w:t>Click the green button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92CC6" w14:textId="1FD96B24" w:rsidR="00213BC2" w:rsidRDefault="00213BC2" w:rsidP="002E29AA">
            <w:r>
              <w:t>Here we can choose which channel we want for our notifications. If you have automated builds, you’ll likely want to post to specific channel, or you’ll flood your main channel</w:t>
            </w:r>
          </w:p>
        </w:tc>
      </w:tr>
      <w:tr w:rsidR="00213BC2" w:rsidRPr="00F83CF1" w14:paraId="1525958E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F51F7" w14:textId="2413A263" w:rsidR="00213BC2" w:rsidRDefault="00213BC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497234" wp14:editId="3CAEFE3F">
                  <wp:extent cx="1839595" cy="210820"/>
                  <wp:effectExtent l="0" t="0" r="825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10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847CD" w14:textId="413DA4E8" w:rsidR="00213BC2" w:rsidRDefault="00213BC2" w:rsidP="002E29AA">
            <w:pPr>
              <w:pStyle w:val="ListParagraph"/>
              <w:ind w:left="0"/>
            </w:pPr>
            <w:r>
              <w:t xml:space="preserve">Copy the webhook </w:t>
            </w:r>
            <w:proofErr w:type="spellStart"/>
            <w:r>
              <w:t>url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D0D1EE" w14:textId="77777777" w:rsidR="00213BC2" w:rsidRDefault="00213BC2" w:rsidP="002E29AA">
            <w:r>
              <w:t xml:space="preserve">As we scroll through, we can see we have quite a few options for how to configure Slack web hooks. </w:t>
            </w:r>
          </w:p>
          <w:p w14:paraId="7F387492" w14:textId="77777777" w:rsidR="00213BC2" w:rsidRDefault="00213BC2" w:rsidP="002E29AA">
            <w:r>
              <w:t xml:space="preserve">You’ll also notice we can configure how the message and icons are configured in the message. </w:t>
            </w:r>
          </w:p>
          <w:p w14:paraId="27F546DE" w14:textId="77777777" w:rsidR="00213BC2" w:rsidRDefault="00213BC2" w:rsidP="002E29AA">
            <w:r>
              <w:t>This requires setting values on the body of the message posted</w:t>
            </w:r>
          </w:p>
          <w:p w14:paraId="49B7397F" w14:textId="28A716D1" w:rsidR="00213BC2" w:rsidRDefault="00213BC2" w:rsidP="002E29AA">
            <w:r>
              <w:t>We’ll copy the URL from the bottom of the page with the copy link</w:t>
            </w:r>
          </w:p>
        </w:tc>
      </w:tr>
      <w:tr w:rsidR="00213BC2" w:rsidRPr="00F83CF1" w14:paraId="1236C3FD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0AC64" w14:textId="05BD7385" w:rsidR="00213BC2" w:rsidRDefault="0014403D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057B13" wp14:editId="7D4F65DC">
                  <wp:extent cx="1839595" cy="2788285"/>
                  <wp:effectExtent l="0" t="0" r="825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788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E88A5" w14:textId="77777777" w:rsidR="00213BC2" w:rsidRDefault="00213BC2" w:rsidP="002E29AA">
            <w:pPr>
              <w:pStyle w:val="ListParagraph"/>
              <w:ind w:left="0"/>
            </w:pPr>
            <w:r>
              <w:t>Paste the Slack URI into Service URI</w:t>
            </w:r>
          </w:p>
          <w:p w14:paraId="0312576B" w14:textId="77DD3A0F" w:rsidR="0014403D" w:rsidRDefault="0014403D" w:rsidP="002E29AA">
            <w:pPr>
              <w:pStyle w:val="ListParagraph"/>
              <w:ind w:left="0"/>
            </w:pPr>
            <w:r>
              <w:t xml:space="preserve">Click </w:t>
            </w:r>
            <w:r w:rsidRPr="0014403D">
              <w:rPr>
                <w:b/>
              </w:rPr>
              <w:t>[Create]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895040" w14:textId="77777777" w:rsidR="0014403D" w:rsidRDefault="0014403D" w:rsidP="002E29AA">
            <w:r>
              <w:t>If we go back to the Azure Portal, we can now configure the ACR Web Hook to make an outgoing call</w:t>
            </w:r>
          </w:p>
          <w:p w14:paraId="772D0B9C" w14:textId="77777777" w:rsidR="0014403D" w:rsidRDefault="0014403D" w:rsidP="002E29AA">
            <w:r>
              <w:t xml:space="preserve">We’ll give the webhook name a unique id. </w:t>
            </w:r>
          </w:p>
          <w:p w14:paraId="7EC5765F" w14:textId="77777777" w:rsidR="0014403D" w:rsidRDefault="0014403D" w:rsidP="002E29AA">
            <w:r>
              <w:t>This is a URI, so it needs to be lowercase, with no spaces.</w:t>
            </w:r>
          </w:p>
          <w:p w14:paraId="795CD572" w14:textId="77777777" w:rsidR="0014403D" w:rsidRDefault="0014403D" w:rsidP="002E29AA">
            <w:r>
              <w:t>We then provide the Service URI. This is the webhook we’ll call as actions are made to the registry</w:t>
            </w:r>
          </w:p>
          <w:p w14:paraId="71B0443D" w14:textId="6A03A095" w:rsidR="00213BC2" w:rsidRDefault="00213BC2" w:rsidP="002E29AA"/>
        </w:tc>
      </w:tr>
      <w:tr w:rsidR="0014403D" w:rsidRPr="00F83CF1" w14:paraId="439503E2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7A78F" w14:textId="4527E65C" w:rsidR="0014403D" w:rsidRDefault="0014403D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6BD3CA7" wp14:editId="44CC955B">
                  <wp:extent cx="1839595" cy="735965"/>
                  <wp:effectExtent l="0" t="0" r="8255" b="698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735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3925D" w14:textId="77777777" w:rsidR="0014403D" w:rsidRDefault="0014403D" w:rsidP="002E29AA">
            <w:pPr>
              <w:pStyle w:val="ListParagraph"/>
              <w:ind w:left="0"/>
            </w:pPr>
            <w:r>
              <w:t>Click Ping</w:t>
            </w:r>
          </w:p>
          <w:p w14:paraId="6ED3FC27" w14:textId="5E7B78DB" w:rsidR="0014403D" w:rsidRDefault="0014403D" w:rsidP="002E29AA">
            <w:pPr>
              <w:pStyle w:val="ListParagraph"/>
              <w:ind w:left="0"/>
            </w:pP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A2280" w14:textId="77777777" w:rsidR="0014403D" w:rsidRDefault="0014403D" w:rsidP="002E29AA">
            <w:r>
              <w:t>Once the webhook is created, we can easily test it with the Ping button</w:t>
            </w:r>
          </w:p>
          <w:p w14:paraId="557D50E3" w14:textId="5001208A" w:rsidR="0014403D" w:rsidRDefault="0014403D" w:rsidP="002E29AA"/>
        </w:tc>
      </w:tr>
      <w:tr w:rsidR="0014403D" w:rsidRPr="00F83CF1" w14:paraId="5CA4BB32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029F5" w14:textId="04912FC4" w:rsidR="0014403D" w:rsidRDefault="0014403D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0E21592" wp14:editId="0C6251B1">
                  <wp:extent cx="1839595" cy="716280"/>
                  <wp:effectExtent l="0" t="0" r="8255" b="762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716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66F2D" w14:textId="0325325A" w:rsidR="0014403D" w:rsidRDefault="0014403D" w:rsidP="002E29AA">
            <w:pPr>
              <w:pStyle w:val="ListParagraph"/>
              <w:ind w:left="0"/>
            </w:pPr>
            <w:r>
              <w:t>Click Refresh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4805" w14:textId="77777777" w:rsidR="0014403D" w:rsidRDefault="0014403D" w:rsidP="002E29AA">
            <w:r>
              <w:t xml:space="preserve">We can see this didn’t actually work. We received a 500 error. </w:t>
            </w:r>
          </w:p>
          <w:p w14:paraId="2C33DCA7" w14:textId="13B05367" w:rsidR="0014403D" w:rsidRDefault="0014403D" w:rsidP="002E29AA"/>
        </w:tc>
      </w:tr>
      <w:tr w:rsidR="0014403D" w:rsidRPr="00F83CF1" w14:paraId="584E4805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392752" w14:textId="134C6932" w:rsidR="0014403D" w:rsidRDefault="0014403D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6C54B0" wp14:editId="57F9E69C">
                  <wp:extent cx="1839595" cy="2083435"/>
                  <wp:effectExtent l="0" t="0" r="825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208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A6518D" w14:textId="6A5F4125" w:rsidR="0014403D" w:rsidRDefault="0014403D" w:rsidP="002E29AA">
            <w:pPr>
              <w:pStyle w:val="ListParagraph"/>
              <w:ind w:left="0"/>
            </w:pPr>
            <w:r>
              <w:t>Click [Response]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156A3" w14:textId="77777777" w:rsidR="0014403D" w:rsidRDefault="0014403D" w:rsidP="002E29AA">
            <w:pPr>
              <w:rPr>
                <w:b/>
              </w:rPr>
            </w:pPr>
            <w:r>
              <w:t xml:space="preserve">If we look at the response, we can see there’s some sort of error related to: </w:t>
            </w:r>
            <w:proofErr w:type="spellStart"/>
            <w:r w:rsidRPr="0014403D">
              <w:rPr>
                <w:b/>
              </w:rPr>
              <w:t>missing_text_or_fallback_or_attachments</w:t>
            </w:r>
            <w:proofErr w:type="spellEnd"/>
          </w:p>
          <w:p w14:paraId="57E5794A" w14:textId="5B5CFDFE" w:rsidR="0014403D" w:rsidRDefault="0014403D" w:rsidP="0014403D">
            <w:r>
              <w:t xml:space="preserve">It turns out, Slack requires specific formatting of the body of the post. </w:t>
            </w:r>
          </w:p>
          <w:p w14:paraId="1988F283" w14:textId="4165C8BB" w:rsidR="0014403D" w:rsidRDefault="0014403D" w:rsidP="0014403D">
            <w:r>
              <w:t>While we support customizations of the headers, we don’t yet support customizations of the body. This is something we’ll iterate a bit during the preview.</w:t>
            </w:r>
          </w:p>
          <w:p w14:paraId="5393631E" w14:textId="1A3314B7" w:rsidR="0014403D" w:rsidRDefault="0014403D" w:rsidP="002E29AA">
            <w:r>
              <w:t>However, it’s a great example of how we can stitch together other capabilities, such as Azure Functions to customize our post to Slack</w:t>
            </w:r>
          </w:p>
        </w:tc>
      </w:tr>
    </w:tbl>
    <w:p w14:paraId="2359E75D" w14:textId="77777777" w:rsidR="0014403D" w:rsidRDefault="0014403D">
      <w:r>
        <w:br w:type="page"/>
      </w:r>
    </w:p>
    <w:tbl>
      <w:tblPr>
        <w:tblStyle w:val="TableGrid"/>
        <w:tblW w:w="13855" w:type="dxa"/>
        <w:tblLayout w:type="fixed"/>
        <w:tblLook w:val="04A0" w:firstRow="1" w:lastRow="0" w:firstColumn="1" w:lastColumn="0" w:noHBand="0" w:noVBand="1"/>
      </w:tblPr>
      <w:tblGrid>
        <w:gridCol w:w="3113"/>
        <w:gridCol w:w="3434"/>
        <w:gridCol w:w="7308"/>
      </w:tblGrid>
      <w:tr w:rsidR="0014403D" w:rsidRPr="00F83CF1" w14:paraId="191B9961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91C2B" w14:textId="5C58B054" w:rsidR="0014403D" w:rsidRDefault="0014403D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163A7" wp14:editId="0608CF0B">
                  <wp:extent cx="1839595" cy="1440815"/>
                  <wp:effectExtent l="0" t="0" r="8255" b="698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44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1A88B2" w14:textId="789A8E69" w:rsidR="0014403D" w:rsidRDefault="001050E2" w:rsidP="002E29AA">
            <w:pPr>
              <w:pStyle w:val="ListParagraph"/>
              <w:ind w:left="0"/>
            </w:pPr>
            <w:r>
              <w:t>Add an Azure Function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ADDCC" w14:textId="2454CF20" w:rsidR="0014403D" w:rsidRDefault="001050E2" w:rsidP="002E29AA">
            <w:r>
              <w:t>We’ll create an Azure Function</w:t>
            </w:r>
          </w:p>
        </w:tc>
      </w:tr>
      <w:tr w:rsidR="001050E2" w:rsidRPr="00F83CF1" w14:paraId="377C130C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BC60F" w14:textId="3027C25F" w:rsidR="001050E2" w:rsidRDefault="001050E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0589227" wp14:editId="60EB9B43">
                  <wp:extent cx="1839595" cy="941070"/>
                  <wp:effectExtent l="0" t="0" r="825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941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4314C1" w14:textId="77777777" w:rsidR="001050E2" w:rsidRDefault="001050E2" w:rsidP="002E29AA">
            <w:pPr>
              <w:pStyle w:val="ListParagraph"/>
              <w:ind w:left="0"/>
            </w:pPr>
            <w:r>
              <w:t>Add a HTTP Trigger</w:t>
            </w:r>
          </w:p>
          <w:p w14:paraId="784A19CB" w14:textId="40E8FD69" w:rsidR="001050E2" w:rsidRDefault="001050E2" w:rsidP="002E29AA">
            <w:pPr>
              <w:pStyle w:val="ListParagraph"/>
              <w:ind w:left="0"/>
            </w:pP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C739C" w14:textId="24FC250C" w:rsidR="001050E2" w:rsidRDefault="001050E2" w:rsidP="002E29AA">
            <w:r>
              <w:t>We’ll use the HTTP Trigger template</w:t>
            </w:r>
          </w:p>
        </w:tc>
      </w:tr>
      <w:tr w:rsidR="001050E2" w:rsidRPr="00F83CF1" w14:paraId="6E5D946B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2B4489" w14:textId="68E4BE9F" w:rsidR="001050E2" w:rsidRDefault="001050E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A71BF97" wp14:editId="68CFD7EC">
                  <wp:extent cx="1839595" cy="1637030"/>
                  <wp:effectExtent l="0" t="0" r="8255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63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38722" w14:textId="77777777" w:rsidR="001050E2" w:rsidRDefault="001050E2" w:rsidP="002E29AA">
            <w:pPr>
              <w:pStyle w:val="ListParagraph"/>
              <w:ind w:left="0"/>
            </w:pPr>
            <w:r>
              <w:t xml:space="preserve">Name: </w:t>
            </w:r>
            <w:proofErr w:type="spellStart"/>
            <w:r>
              <w:t>AcrToSlack</w:t>
            </w:r>
            <w:proofErr w:type="spellEnd"/>
          </w:p>
          <w:p w14:paraId="29F1184F" w14:textId="56C41954" w:rsidR="001050E2" w:rsidRDefault="001050E2" w:rsidP="002E29AA">
            <w:pPr>
              <w:pStyle w:val="ListParagraph"/>
              <w:ind w:left="0"/>
            </w:pPr>
            <w:r>
              <w:t>Paste in code from below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C5ABF0" w14:textId="77777777" w:rsidR="001050E2" w:rsidRDefault="001050E2" w:rsidP="002E29AA">
            <w:r>
              <w:t>With our template in place, we’ll paste in the code we need</w:t>
            </w:r>
          </w:p>
          <w:p w14:paraId="213E4EB1" w14:textId="71F279BC" w:rsidR="001050E2" w:rsidRDefault="001050E2" w:rsidP="002E29AA">
            <w:r>
              <w:t xml:space="preserve">However, we’re using the </w:t>
            </w:r>
            <w:proofErr w:type="spellStart"/>
            <w:r>
              <w:t>NewtonSoft</w:t>
            </w:r>
            <w:proofErr w:type="spellEnd"/>
            <w:r>
              <w:t xml:space="preserve"> JSON Nuget, so we’ll just need to add that Nuget reference</w:t>
            </w:r>
          </w:p>
        </w:tc>
      </w:tr>
      <w:tr w:rsidR="001050E2" w:rsidRPr="00F83CF1" w14:paraId="3848B1D5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B7764" w14:textId="17867629" w:rsidR="001050E2" w:rsidRDefault="001050E2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FC7D5" wp14:editId="0751EE0E">
                  <wp:extent cx="1839595" cy="1713230"/>
                  <wp:effectExtent l="0" t="0" r="8255" b="127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713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9E32D" w14:textId="77777777" w:rsidR="001050E2" w:rsidRDefault="001050E2" w:rsidP="002E29AA">
            <w:pPr>
              <w:pStyle w:val="ListParagraph"/>
              <w:ind w:left="0"/>
            </w:pPr>
            <w:r>
              <w:t>Click View Files</w:t>
            </w:r>
          </w:p>
          <w:p w14:paraId="5D3387C9" w14:textId="22A9A3CB" w:rsidR="001050E2" w:rsidRDefault="001050E2" w:rsidP="002E29AA">
            <w:pPr>
              <w:pStyle w:val="ListParagraph"/>
              <w:ind w:left="0"/>
            </w:pPr>
            <w:r>
              <w:t xml:space="preserve">Click Add </w:t>
            </w:r>
            <w:proofErr w:type="spellStart"/>
            <w:r>
              <w:t>project.json</w:t>
            </w:r>
            <w:proofErr w:type="spellEnd"/>
          </w:p>
          <w:p w14:paraId="73398047" w14:textId="77777777" w:rsidR="001050E2" w:rsidRDefault="001050E2" w:rsidP="002E29AA">
            <w:pPr>
              <w:pStyle w:val="ListParagraph"/>
              <w:ind w:left="0"/>
            </w:pPr>
            <w:r>
              <w:t xml:space="preserve">Paste in the </w:t>
            </w:r>
            <w:proofErr w:type="spellStart"/>
            <w:r>
              <w:t>project.json</w:t>
            </w:r>
            <w:proofErr w:type="spellEnd"/>
            <w:r>
              <w:t xml:space="preserve"> configuration from below</w:t>
            </w:r>
          </w:p>
          <w:p w14:paraId="259FE5DC" w14:textId="2D4604C2" w:rsidR="001050E2" w:rsidRDefault="001050E2" w:rsidP="002E29AA">
            <w:pPr>
              <w:pStyle w:val="ListParagraph"/>
              <w:ind w:left="0"/>
            </w:pPr>
            <w:r>
              <w:t>[Save]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FEB97B" w14:textId="77777777" w:rsidR="001050E2" w:rsidRDefault="001050E2" w:rsidP="002E29AA">
            <w:r>
              <w:t xml:space="preserve">We’ll let functions know which </w:t>
            </w:r>
            <w:proofErr w:type="spellStart"/>
            <w:r>
              <w:t>nugets</w:t>
            </w:r>
            <w:proofErr w:type="spellEnd"/>
            <w:r>
              <w:t xml:space="preserve"> we need by creating a </w:t>
            </w:r>
            <w:proofErr w:type="spellStart"/>
            <w:r>
              <w:t>project.json</w:t>
            </w:r>
            <w:proofErr w:type="spellEnd"/>
            <w:r>
              <w:t xml:space="preserve"> file</w:t>
            </w:r>
          </w:p>
          <w:p w14:paraId="323432D2" w14:textId="77777777" w:rsidR="001050E2" w:rsidRDefault="001050E2" w:rsidP="002E29AA">
            <w:r>
              <w:t>As we save, we can see the Nuget restore complete</w:t>
            </w:r>
          </w:p>
          <w:p w14:paraId="0241FB0C" w14:textId="4C7EA95D" w:rsidR="001050E2" w:rsidRDefault="001050E2" w:rsidP="002E29AA"/>
        </w:tc>
      </w:tr>
      <w:tr w:rsidR="001050E2" w:rsidRPr="00F83CF1" w14:paraId="6E093439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FDBFD" w14:textId="77777777" w:rsidR="001050E2" w:rsidRDefault="001050E2" w:rsidP="002E29AA">
            <w:pPr>
              <w:spacing w:line="257" w:lineRule="auto"/>
              <w:jc w:val="center"/>
              <w:rPr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203DC" w14:textId="77777777" w:rsidR="00A67476" w:rsidRDefault="00A67476" w:rsidP="002E29AA">
            <w:pPr>
              <w:pStyle w:val="ListParagraph"/>
              <w:ind w:left="0"/>
            </w:pPr>
            <w:r>
              <w:t xml:space="preserve">Open </w:t>
            </w:r>
            <w:proofErr w:type="spellStart"/>
            <w:r>
              <w:t>run.csx</w:t>
            </w:r>
            <w:proofErr w:type="spellEnd"/>
            <w:r>
              <w:t xml:space="preserve"> </w:t>
            </w:r>
          </w:p>
          <w:p w14:paraId="6E691C25" w14:textId="56CDB628" w:rsidR="001050E2" w:rsidRDefault="001050E2" w:rsidP="002E29AA">
            <w:pPr>
              <w:pStyle w:val="ListParagraph"/>
              <w:ind w:left="0"/>
            </w:pPr>
            <w:r>
              <w:t>Copy the Slack Webhook URL</w:t>
            </w:r>
          </w:p>
          <w:p w14:paraId="510741E4" w14:textId="5169AC7B" w:rsidR="00A67476" w:rsidRDefault="00A67476" w:rsidP="002E29AA">
            <w:pPr>
              <w:pStyle w:val="ListParagraph"/>
              <w:ind w:left="0"/>
            </w:pPr>
            <w:r>
              <w:t xml:space="preserve">Replace </w:t>
            </w:r>
            <w:r w:rsidRPr="001050E2">
              <w:t>Uri _</w:t>
            </w:r>
            <w:proofErr w:type="spellStart"/>
            <w:r w:rsidRPr="001050E2">
              <w:t>uri</w:t>
            </w:r>
            <w:proofErr w:type="spellEnd"/>
            <w:r w:rsidRPr="001050E2">
              <w:t xml:space="preserve"> = new Uri("</w:t>
            </w:r>
            <w:r w:rsidRPr="001050E2">
              <w:rPr>
                <w:b/>
              </w:rPr>
              <w:t>[WEBHOOK URL HERE]</w:t>
            </w:r>
            <w:r w:rsidRPr="001050E2">
              <w:t>");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79E86" w14:textId="3E5619AD" w:rsidR="001050E2" w:rsidRDefault="00A67476" w:rsidP="002E29AA">
            <w:r>
              <w:t>We’ll switch back to our code file and paste in the webhook URL</w:t>
            </w:r>
          </w:p>
        </w:tc>
      </w:tr>
      <w:tr w:rsidR="00A67476" w:rsidRPr="00F83CF1" w14:paraId="34983705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5233B" w14:textId="5A5C4896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1598759" wp14:editId="02AA278B">
                  <wp:extent cx="1714286" cy="314286"/>
                  <wp:effectExtent l="0" t="0" r="63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286" cy="314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56366" w14:textId="52D901EB" w:rsidR="00A67476" w:rsidRDefault="00A67476" w:rsidP="002E29AA">
            <w:pPr>
              <w:pStyle w:val="ListParagraph"/>
              <w:ind w:left="0"/>
            </w:pPr>
            <w:r>
              <w:t xml:space="preserve">Click </w:t>
            </w:r>
            <w:r w:rsidRPr="00A67476">
              <w:rPr>
                <w:b/>
              </w:rPr>
              <w:t>[Save and run]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33F82" w14:textId="549D7F45" w:rsidR="00A67476" w:rsidRDefault="00A67476" w:rsidP="002E29AA">
            <w:r>
              <w:t xml:space="preserve">With all the changes in place, </w:t>
            </w:r>
            <w:proofErr w:type="spellStart"/>
            <w:r>
              <w:t>lets</w:t>
            </w:r>
            <w:proofErr w:type="spellEnd"/>
            <w:r>
              <w:t xml:space="preserve"> give it a test run</w:t>
            </w:r>
          </w:p>
        </w:tc>
      </w:tr>
      <w:tr w:rsidR="001050E2" w:rsidRPr="00F83CF1" w14:paraId="6D7BE9C0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FD1B1F" w14:textId="060B9916" w:rsidR="001050E2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FC9F90" wp14:editId="4781FE20">
                  <wp:extent cx="1839595" cy="586740"/>
                  <wp:effectExtent l="0" t="0" r="8255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58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6458F" w14:textId="746E4F92" w:rsidR="001050E2" w:rsidRDefault="00A67476" w:rsidP="002E29AA">
            <w:pPr>
              <w:pStyle w:val="ListParagraph"/>
              <w:ind w:left="0"/>
            </w:pPr>
            <w:r>
              <w:t>Switch to Slack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7F082" w14:textId="77777777" w:rsidR="00A67476" w:rsidRDefault="00A67476" w:rsidP="002E29AA">
            <w:r>
              <w:t>We should see our posting to slack, based on some test data</w:t>
            </w:r>
          </w:p>
          <w:p w14:paraId="56A75BDC" w14:textId="04670F30" w:rsidR="001050E2" w:rsidRDefault="00A67476" w:rsidP="002E29AA">
            <w:r>
              <w:t xml:space="preserve">Voila, nice. We at least have our test working from our Azure Function to Slack. </w:t>
            </w:r>
          </w:p>
        </w:tc>
      </w:tr>
      <w:tr w:rsidR="00A67476" w:rsidRPr="00F83CF1" w14:paraId="7102FB70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5A41A" w14:textId="381F3369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04054F" wp14:editId="554C6A16">
                  <wp:extent cx="1839595" cy="486410"/>
                  <wp:effectExtent l="0" t="0" r="8255" b="889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54FB0" w14:textId="6325FC6E" w:rsidR="00A67476" w:rsidRDefault="00A67476" w:rsidP="002E29AA">
            <w:pPr>
              <w:pStyle w:val="ListParagraph"/>
              <w:ind w:left="0"/>
            </w:pPr>
            <w:r>
              <w:t>Click Get Function Key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EEF66" w14:textId="4FD6307F" w:rsidR="00A67476" w:rsidRDefault="00A67476" w:rsidP="002E29AA">
            <w:r>
              <w:t>Since we’re using a function to parse our ACR Notification, we just need to update ACR to notify our Azure Function, which will do the post to Slack</w:t>
            </w:r>
          </w:p>
        </w:tc>
      </w:tr>
      <w:tr w:rsidR="00A67476" w:rsidRPr="00F83CF1" w14:paraId="43BFCFA8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8375D" w14:textId="3FECDA84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87DF8D" wp14:editId="0398301E">
                  <wp:extent cx="1839595" cy="934720"/>
                  <wp:effectExtent l="0" t="0" r="825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934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7FA9C" w14:textId="77777777" w:rsidR="00A67476" w:rsidRDefault="00A67476" w:rsidP="002E29AA">
            <w:pPr>
              <w:pStyle w:val="ListParagraph"/>
              <w:ind w:left="0"/>
            </w:pPr>
            <w:r>
              <w:t>Pate into the ACR Service URI</w:t>
            </w:r>
          </w:p>
          <w:p w14:paraId="78A0C692" w14:textId="14AAE6DC" w:rsidR="00A67476" w:rsidRPr="00A67476" w:rsidRDefault="00A67476" w:rsidP="002E29AA">
            <w:pPr>
              <w:pStyle w:val="ListParagraph"/>
              <w:ind w:left="0"/>
              <w:rPr>
                <w:b/>
              </w:rPr>
            </w:pPr>
            <w:r w:rsidRPr="00A67476">
              <w:rPr>
                <w:b/>
              </w:rPr>
              <w:t>[Save]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73E55" w14:textId="77777777" w:rsidR="00A67476" w:rsidRDefault="00A67476" w:rsidP="002E29AA">
            <w:r>
              <w:t>Now we just need to save the updated URI and give it a test</w:t>
            </w:r>
          </w:p>
          <w:p w14:paraId="4AEEBC6F" w14:textId="1457488E" w:rsidR="00A67476" w:rsidRDefault="00A67476" w:rsidP="002E29AA"/>
        </w:tc>
      </w:tr>
      <w:tr w:rsidR="00A67476" w:rsidRPr="00F83CF1" w14:paraId="6E607FF9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26CDC" w14:textId="5E4415D0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5C1AC" wp14:editId="78E3E003">
                  <wp:extent cx="1839595" cy="608965"/>
                  <wp:effectExtent l="0" t="0" r="8255" b="63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608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6ED2B" w14:textId="1B982E00" w:rsidR="00A67476" w:rsidRDefault="00A67476" w:rsidP="002E29AA">
            <w:pPr>
              <w:pStyle w:val="ListParagraph"/>
              <w:ind w:left="0"/>
            </w:pPr>
            <w:r>
              <w:t>Click Ping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572C3" w14:textId="1EF37241" w:rsidR="00A67476" w:rsidRDefault="00A67476" w:rsidP="002E29AA">
            <w:r>
              <w:t>We can ping our Azure Function to test it from ACR</w:t>
            </w:r>
          </w:p>
        </w:tc>
      </w:tr>
      <w:tr w:rsidR="00A67476" w:rsidRPr="00F83CF1" w14:paraId="4463A397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380EF" w14:textId="30390E87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EF21F5" wp14:editId="4BF68530">
                  <wp:extent cx="1839595" cy="692150"/>
                  <wp:effectExtent l="0" t="0" r="825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692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65B12" w14:textId="4599E256" w:rsidR="00A67476" w:rsidRDefault="00A67476" w:rsidP="002E29AA">
            <w:pPr>
              <w:pStyle w:val="ListParagraph"/>
              <w:ind w:left="0"/>
            </w:pPr>
            <w:r>
              <w:t>Switch to Slack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079F5" w14:textId="19C7956A" w:rsidR="00A67476" w:rsidRDefault="00A67476" w:rsidP="002E29AA">
            <w:r>
              <w:t>If we look in Slack, we can see our test</w:t>
            </w:r>
          </w:p>
        </w:tc>
      </w:tr>
      <w:tr w:rsidR="00A67476" w:rsidRPr="00F83CF1" w14:paraId="391FDD66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A1C12" w14:textId="5B3CEC7A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B48FDDB" wp14:editId="4A3F85DC">
                  <wp:extent cx="1839595" cy="502285"/>
                  <wp:effectExtent l="0" t="0" r="825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502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B58D6" w14:textId="77777777" w:rsidR="00A67476" w:rsidRDefault="00A67476" w:rsidP="002E29AA">
            <w:pPr>
              <w:pStyle w:val="ListParagraph"/>
              <w:ind w:left="0"/>
            </w:pPr>
            <w:r w:rsidRPr="00A67476">
              <w:t>docker tag web stevelasdemo.azurecr.io/demos/web:2</w:t>
            </w:r>
          </w:p>
          <w:p w14:paraId="16D3D2AE" w14:textId="168659BF" w:rsidR="00A67476" w:rsidRDefault="00A67476" w:rsidP="002E29AA">
            <w:pPr>
              <w:pStyle w:val="ListParagraph"/>
              <w:ind w:left="0"/>
            </w:pPr>
            <w:r w:rsidRPr="00A67476">
              <w:t>docker push stevelasdemo.azurecr.io/demos/web:2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38F546" w14:textId="77777777" w:rsidR="00A67476" w:rsidRDefault="00A67476" w:rsidP="002E29AA">
            <w:r>
              <w:t>We’ll create another tag and push it to the registry</w:t>
            </w:r>
          </w:p>
          <w:p w14:paraId="574625AA" w14:textId="38A13347" w:rsidR="00A67476" w:rsidRDefault="00A67476" w:rsidP="002E29AA"/>
        </w:tc>
      </w:tr>
      <w:tr w:rsidR="008358C0" w:rsidRPr="00F83CF1" w14:paraId="470EF579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5512F" w14:textId="77777777" w:rsidR="008358C0" w:rsidRDefault="008358C0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3EBF53B" wp14:editId="2E2B9CD8">
                  <wp:extent cx="1839595" cy="638810"/>
                  <wp:effectExtent l="0" t="0" r="8255" b="889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63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686252" w14:textId="1307E90B" w:rsidR="008358C0" w:rsidRPr="00A67476" w:rsidRDefault="008358C0" w:rsidP="002E29AA">
            <w:pPr>
              <w:pStyle w:val="ListParagraph"/>
              <w:ind w:left="0"/>
            </w:pPr>
            <w:r>
              <w:t xml:space="preserve">Browse the portal </w:t>
            </w:r>
            <w:proofErr w:type="spellStart"/>
            <w:r>
              <w:t>webhooks</w:t>
            </w:r>
            <w:proofErr w:type="spellEnd"/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0D382" w14:textId="3816CCD4" w:rsidR="008358C0" w:rsidRDefault="008358C0" w:rsidP="002E29AA">
            <w:r>
              <w:t>We can see a new notification we sent</w:t>
            </w:r>
          </w:p>
        </w:tc>
      </w:tr>
      <w:tr w:rsidR="008358C0" w:rsidRPr="00F83CF1" w14:paraId="1377A671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252EC1" w14:textId="1FA724FF" w:rsidR="008358C0" w:rsidRDefault="008358C0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4306E0" wp14:editId="286BC114">
                  <wp:extent cx="1839595" cy="182880"/>
                  <wp:effectExtent l="0" t="0" r="8255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82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F63FA" w14:textId="16CA7C82" w:rsidR="008358C0" w:rsidRPr="00A67476" w:rsidRDefault="008358C0" w:rsidP="002E29AA">
            <w:pPr>
              <w:pStyle w:val="ListParagraph"/>
              <w:ind w:left="0"/>
            </w:pPr>
            <w:r>
              <w:t>Browse Azure Functions Logs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3AB3" w14:textId="0CCD8B3B" w:rsidR="008358C0" w:rsidRDefault="008358C0" w:rsidP="002E29AA">
            <w:r>
              <w:t>Looking at the Azure Function Logs, we can see it passed through</w:t>
            </w:r>
          </w:p>
        </w:tc>
      </w:tr>
      <w:tr w:rsidR="00A67476" w:rsidRPr="00F83CF1" w14:paraId="557E1375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31CE51" w14:textId="00DF8172" w:rsidR="00A67476" w:rsidRDefault="00A67476" w:rsidP="002E29AA">
            <w:pPr>
              <w:spacing w:line="257" w:lineRule="auto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75A106" wp14:editId="50AF15E8">
                  <wp:extent cx="1839595" cy="1557655"/>
                  <wp:effectExtent l="0" t="0" r="8255" b="444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1557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C4A329" w14:textId="499BAA6D" w:rsidR="00A67476" w:rsidRPr="00A67476" w:rsidRDefault="008358C0" w:rsidP="002E29AA">
            <w:pPr>
              <w:pStyle w:val="ListParagraph"/>
              <w:ind w:left="0"/>
            </w:pPr>
            <w:r>
              <w:t>Browse Slack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43C68" w14:textId="4DABBAB6" w:rsidR="00A67476" w:rsidRDefault="008358C0" w:rsidP="002E29AA">
            <w:r>
              <w:t>And looking at Slack, we can see our notification came all the way through</w:t>
            </w:r>
          </w:p>
        </w:tc>
      </w:tr>
    </w:tbl>
    <w:p w14:paraId="42ACEE3A" w14:textId="0B6F7CA2" w:rsidR="008358C0" w:rsidRPr="00F83CF1" w:rsidRDefault="008358C0" w:rsidP="008358C0">
      <w:pPr>
        <w:pStyle w:val="Heading1"/>
      </w:pPr>
      <w:bookmarkStart w:id="28" w:name="_Toc487110260"/>
      <w:bookmarkStart w:id="29" w:name="_Toc488156038"/>
      <w:r w:rsidRPr="00F83CF1">
        <w:t xml:space="preserve">Demo </w:t>
      </w:r>
      <w:r>
        <w:t>3</w:t>
      </w:r>
      <w:r w:rsidRPr="00F83CF1">
        <w:t xml:space="preserve"> </w:t>
      </w:r>
      <w:r>
        <w:t>– Deletes</w:t>
      </w:r>
      <w:bookmarkEnd w:id="28"/>
      <w:bookmarkEnd w:id="29"/>
    </w:p>
    <w:tbl>
      <w:tblPr>
        <w:tblStyle w:val="TableGrid"/>
        <w:tblW w:w="13855" w:type="dxa"/>
        <w:tblLayout w:type="fixed"/>
        <w:tblLook w:val="04A0" w:firstRow="1" w:lastRow="0" w:firstColumn="1" w:lastColumn="0" w:noHBand="0" w:noVBand="1"/>
      </w:tblPr>
      <w:tblGrid>
        <w:gridCol w:w="3113"/>
        <w:gridCol w:w="3434"/>
        <w:gridCol w:w="7308"/>
      </w:tblGrid>
      <w:tr w:rsidR="008358C0" w:rsidRPr="00F83CF1" w14:paraId="7ABD3996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C075A" w14:textId="77777777" w:rsidR="008358C0" w:rsidRPr="00F83CF1" w:rsidRDefault="008358C0" w:rsidP="002E29AA">
            <w:pPr>
              <w:spacing w:line="257" w:lineRule="auto"/>
              <w:jc w:val="center"/>
              <w:rPr>
                <w:b/>
              </w:rPr>
            </w:pPr>
            <w:r w:rsidRPr="00F83CF1">
              <w:rPr>
                <w:b/>
              </w:rPr>
              <w:t>Visual</w:t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F2F132" w14:textId="77777777" w:rsidR="008358C0" w:rsidRPr="00F83CF1" w:rsidRDefault="008358C0" w:rsidP="002E29AA">
            <w:pPr>
              <w:pStyle w:val="ListParagraph"/>
              <w:ind w:left="0"/>
              <w:rPr>
                <w:b/>
              </w:rPr>
            </w:pPr>
            <w:r w:rsidRPr="00F83CF1">
              <w:rPr>
                <w:b/>
              </w:rPr>
              <w:t>Demo Steps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1BDB69" w14:textId="77777777" w:rsidR="008358C0" w:rsidRPr="00F83CF1" w:rsidRDefault="008358C0" w:rsidP="002E29AA">
            <w:pPr>
              <w:rPr>
                <w:b/>
              </w:rPr>
            </w:pPr>
            <w:r w:rsidRPr="00F83CF1">
              <w:rPr>
                <w:b/>
              </w:rPr>
              <w:t>Talking Points</w:t>
            </w:r>
          </w:p>
        </w:tc>
      </w:tr>
      <w:tr w:rsidR="008358C0" w:rsidRPr="00F83CF1" w14:paraId="1B2FA6B4" w14:textId="77777777" w:rsidTr="002E29AA"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51351" w14:textId="77777777" w:rsidR="008358C0" w:rsidRDefault="008358C0" w:rsidP="002E29AA">
            <w:pPr>
              <w:spacing w:line="257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06CF9A1" wp14:editId="4FB191F2">
                  <wp:extent cx="1839595" cy="444500"/>
                  <wp:effectExtent l="0" t="0" r="825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44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5725A7" w14:textId="6A38BF70" w:rsidR="008358C0" w:rsidRPr="00F83CF1" w:rsidRDefault="008358C0" w:rsidP="002E29AA">
            <w:pPr>
              <w:spacing w:line="257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2A9482E" wp14:editId="6343111B">
                  <wp:extent cx="1839595" cy="899795"/>
                  <wp:effectExtent l="0" t="0" r="825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9595" cy="899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9289" w14:textId="77777777" w:rsidR="008358C0" w:rsidRDefault="008358C0" w:rsidP="002E29AA">
            <w:pPr>
              <w:pStyle w:val="ListParagraph"/>
              <w:ind w:left="0"/>
            </w:pPr>
            <w:r>
              <w:t>Click Configure on the ACR Webhook</w:t>
            </w:r>
          </w:p>
          <w:p w14:paraId="524C62BD" w14:textId="557B492E" w:rsidR="008358C0" w:rsidRPr="00F83CF1" w:rsidRDefault="008358C0" w:rsidP="002E29AA">
            <w:pPr>
              <w:pStyle w:val="ListParagraph"/>
              <w:ind w:left="0"/>
            </w:pPr>
            <w:r>
              <w:t>Click Actions – select all</w:t>
            </w:r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6D4CDD" w14:textId="77777777" w:rsidR="00F16A3D" w:rsidRDefault="008358C0" w:rsidP="00AD1BCA">
            <w:pPr>
              <w:rPr>
                <w:ins w:id="30" w:author="Steve Lasker" w:date="2017-07-06T13:15:00Z"/>
              </w:rPr>
            </w:pPr>
            <w:ins w:id="31" w:author="Steve Lasker" w:date="2017-07-06T13:15:00Z">
              <w:r>
                <w:t xml:space="preserve">Now that </w:t>
              </w:r>
              <w:r w:rsidR="00F16A3D">
                <w:t>we’re stuffing a bunch of images in our registries, you might want to delete specific images</w:t>
              </w:r>
            </w:ins>
          </w:p>
          <w:p w14:paraId="1F913DE5" w14:textId="77777777" w:rsidR="00F16A3D" w:rsidRDefault="00F16A3D" w:rsidP="00AD1BCA">
            <w:pPr>
              <w:rPr>
                <w:ins w:id="32" w:author="Steve Lasker" w:date="2017-07-06T13:15:00Z"/>
              </w:rPr>
            </w:pPr>
            <w:ins w:id="33" w:author="Steve Lasker" w:date="2017-07-06T13:15:00Z">
              <w:r>
                <w:t>But, we also want a notification</w:t>
              </w:r>
            </w:ins>
          </w:p>
          <w:p w14:paraId="775B31BE" w14:textId="77777777" w:rsidR="00F16A3D" w:rsidRDefault="00F16A3D" w:rsidP="00AD1BCA">
            <w:pPr>
              <w:rPr>
                <w:ins w:id="34" w:author="Steve Lasker" w:date="2017-07-06T13:15:00Z"/>
              </w:rPr>
            </w:pPr>
            <w:proofErr w:type="spellStart"/>
            <w:ins w:id="35" w:author="Steve Lasker" w:date="2017-07-06T13:15:00Z">
              <w:r>
                <w:t>Lets</w:t>
              </w:r>
              <w:proofErr w:type="spellEnd"/>
              <w:r>
                <w:t xml:space="preserve"> reconfigure the webhook notifications to push delete notifications as well</w:t>
              </w:r>
            </w:ins>
          </w:p>
          <w:p w14:paraId="4E0E71C6" w14:textId="168FDA94" w:rsidR="008358C0" w:rsidRPr="00F83CF1" w:rsidRDefault="008358C0" w:rsidP="002E29AA">
            <w:del w:id="36" w:author="Steve Lasker" w:date="2017-07-06T13:15:00Z">
              <w:r>
                <w:delText xml:space="preserve">Now that you’ve </w:delText>
              </w:r>
            </w:del>
          </w:p>
        </w:tc>
      </w:tr>
      <w:tr w:rsidR="00AD1BCA" w:rsidRPr="00F83CF1" w14:paraId="04011261" w14:textId="77777777" w:rsidTr="00AD1BCA">
        <w:trPr>
          <w:ins w:id="37" w:author="Steve Lasker" w:date="2017-07-06T13:15:00Z"/>
        </w:trPr>
        <w:tc>
          <w:tcPr>
            <w:tcW w:w="3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C18109" w14:textId="77777777" w:rsidR="00AD1BCA" w:rsidRDefault="00AD1BCA" w:rsidP="00AD1BCA">
            <w:pPr>
              <w:spacing w:line="257" w:lineRule="auto"/>
              <w:jc w:val="center"/>
              <w:rPr>
                <w:ins w:id="38" w:author="Steve Lasker" w:date="2017-07-06T13:15:00Z"/>
                <w:noProof/>
              </w:rPr>
            </w:pPr>
          </w:p>
        </w:tc>
        <w:tc>
          <w:tcPr>
            <w:tcW w:w="3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803978" w14:textId="21E21EE2" w:rsidR="00AD1BCA" w:rsidRDefault="00AD1BCA" w:rsidP="00AD1BCA">
            <w:pPr>
              <w:pStyle w:val="ListParagraph"/>
              <w:ind w:left="0"/>
              <w:rPr>
                <w:ins w:id="39" w:author="Steve Lasker" w:date="2017-07-06T13:15:00Z"/>
              </w:rPr>
            </w:pPr>
            <w:ins w:id="40" w:author="Steve Lasker" w:date="2017-07-06T13:15:00Z">
              <w:r w:rsidRPr="00AD1BCA">
                <w:t xml:space="preserve">az acr repository delete -n </w:t>
              </w:r>
              <w:proofErr w:type="spellStart"/>
              <w:r w:rsidRPr="00AD1BCA">
                <w:t>stevelastest</w:t>
              </w:r>
              <w:proofErr w:type="spellEnd"/>
              <w:r w:rsidRPr="00AD1BCA">
                <w:t xml:space="preserve"> --repository demos/web</w:t>
              </w:r>
            </w:ins>
          </w:p>
        </w:tc>
        <w:tc>
          <w:tcPr>
            <w:tcW w:w="73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298C87" w14:textId="0E9224B7" w:rsidR="00AD1BCA" w:rsidRDefault="00AD1BCA" w:rsidP="00AD1BCA">
            <w:pPr>
              <w:rPr>
                <w:ins w:id="41" w:author="Steve Lasker" w:date="2017-07-06T13:15:00Z"/>
              </w:rPr>
            </w:pPr>
            <w:ins w:id="42" w:author="Steve Lasker" w:date="2017-07-06T13:15:00Z">
              <w:r>
                <w:t>Delete the image</w:t>
              </w:r>
            </w:ins>
          </w:p>
        </w:tc>
      </w:tr>
    </w:tbl>
    <w:p w14:paraId="04D58D3C" w14:textId="03741B81" w:rsidR="0014403D" w:rsidRDefault="0014403D" w:rsidP="00A2755B"/>
    <w:p w14:paraId="184FC4AF" w14:textId="6515A2EB" w:rsidR="0014403D" w:rsidRDefault="0014403D" w:rsidP="00A2755B"/>
    <w:p w14:paraId="0E925A92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43" w:name="_GoBack"/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1FA954C1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Newtonsoft.Json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252F0E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System.Net.Http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8AF5BE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0242B3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2C5D492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A78D582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async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Task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 Run(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HttpRequestMessage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TraceWriter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log)</w:t>
      </w:r>
    </w:p>
    <w:p w14:paraId="78A3A86D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9815363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log.Info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"ACR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WebHook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Posted"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68C51F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5F0D08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Get request body</w:t>
      </w:r>
    </w:p>
    <w:p w14:paraId="2883AC6C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dynamic</w:t>
      </w:r>
      <w:r>
        <w:rPr>
          <w:rFonts w:ascii="Consolas" w:hAnsi="Consolas" w:cs="Consolas"/>
          <w:color w:val="000000"/>
          <w:sz w:val="19"/>
          <w:szCs w:val="19"/>
        </w:rPr>
        <w:t xml:space="preserve"> data = </w:t>
      </w:r>
      <w:r>
        <w:rPr>
          <w:rFonts w:ascii="Consolas" w:hAnsi="Consolas" w:cs="Consolas"/>
          <w:color w:val="0000FF"/>
          <w:sz w:val="19"/>
          <w:szCs w:val="19"/>
        </w:rPr>
        <w:t>await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req.Content.ReadAsAsync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>&gt;();</w:t>
      </w:r>
    </w:p>
    <w:p w14:paraId="5E7A6DC5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D203CC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Uri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"https://hooks.slack.com/services/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"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E86BCC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7C3DE8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_message = data?.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?? </w:t>
      </w:r>
      <w:r>
        <w:rPr>
          <w:rFonts w:ascii="Consolas" w:hAnsi="Consolas" w:cs="Consolas"/>
          <w:color w:val="A31515"/>
          <w:sz w:val="19"/>
          <w:szCs w:val="19"/>
        </w:rPr>
        <w:t>"test from azure function"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5FF473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_channel = </w:t>
      </w:r>
      <w:r>
        <w:rPr>
          <w:rFonts w:ascii="Consolas" w:hAnsi="Consolas" w:cs="Consolas"/>
          <w:color w:val="A31515"/>
          <w:sz w:val="19"/>
          <w:szCs w:val="19"/>
        </w:rPr>
        <w:t>"#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imageupdates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031D3B2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_username =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webhookbot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930724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85C1C0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1F66BC24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payload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</w:p>
    <w:p w14:paraId="434C7F4E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8BC9F16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text = _message,</w:t>
      </w:r>
    </w:p>
    <w:p w14:paraId="27300156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_channel,</w:t>
      </w:r>
    </w:p>
    <w:p w14:paraId="77AFFAC2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_username,</w:t>
      </w:r>
    </w:p>
    <w:p w14:paraId="3533DF5C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};</w:t>
      </w:r>
    </w:p>
    <w:p w14:paraId="220CA211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serializedPayload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JsonConvert</w:t>
      </w:r>
      <w:r>
        <w:rPr>
          <w:rFonts w:ascii="Consolas" w:hAnsi="Consolas" w:cs="Consolas"/>
          <w:color w:val="000000"/>
          <w:sz w:val="19"/>
          <w:szCs w:val="19"/>
        </w:rPr>
        <w:t>.SerializeObject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(payload);</w:t>
      </w:r>
    </w:p>
    <w:p w14:paraId="59B23141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response = 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httpClient.PostAsync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uri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14:paraId="2418649B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StringContent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serializedPayload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</w:rPr>
        <w:t>Encoding</w:t>
      </w:r>
      <w:r>
        <w:rPr>
          <w:rFonts w:ascii="Consolas" w:hAnsi="Consolas" w:cs="Consolas"/>
          <w:color w:val="000000"/>
          <w:sz w:val="19"/>
          <w:szCs w:val="19"/>
        </w:rPr>
        <w:t xml:space="preserve">.UTF8, </w:t>
      </w:r>
      <w:r>
        <w:rPr>
          <w:rFonts w:ascii="Consolas" w:hAnsi="Consolas" w:cs="Consolas"/>
          <w:color w:val="A31515"/>
          <w:sz w:val="19"/>
          <w:szCs w:val="19"/>
        </w:rPr>
        <w:t>"application/json"</w:t>
      </w:r>
      <w:r>
        <w:rPr>
          <w:rFonts w:ascii="Consolas" w:hAnsi="Consolas" w:cs="Consolas"/>
          <w:color w:val="000000"/>
          <w:sz w:val="19"/>
          <w:szCs w:val="19"/>
        </w:rPr>
        <w:t>)).Result;</w:t>
      </w:r>
    </w:p>
    <w:p w14:paraId="56D8478E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3DE3BC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_message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</w:p>
    <w:p w14:paraId="5B567245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?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response.ToString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1E6AAC24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req.CreateResponse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HttpStatusCode</w:t>
      </w:r>
      <w:r>
        <w:rPr>
          <w:rFonts w:ascii="Consolas" w:hAnsi="Consolas" w:cs="Consolas"/>
          <w:color w:val="000000"/>
          <w:sz w:val="19"/>
          <w:szCs w:val="19"/>
        </w:rPr>
        <w:t>.OK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.Format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"Message: {0}, Posted to: {1}"</w:t>
      </w:r>
      <w:r>
        <w:rPr>
          <w:rFonts w:ascii="Consolas" w:hAnsi="Consolas" w:cs="Consolas"/>
          <w:color w:val="000000"/>
          <w:sz w:val="19"/>
          <w:szCs w:val="19"/>
        </w:rPr>
        <w:t>, _message, _channel));</w:t>
      </w:r>
    </w:p>
    <w:p w14:paraId="7D5AAA34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4097E3" w14:textId="77777777" w:rsidR="0014403D" w:rsidRDefault="0014403D" w:rsidP="001440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bookmarkEnd w:id="43"/>
    <w:p w14:paraId="0A1800B8" w14:textId="60FD64C2" w:rsidR="0014403D" w:rsidRDefault="0014403D" w:rsidP="00A2755B"/>
    <w:p w14:paraId="382FC111" w14:textId="7AB740E5" w:rsidR="001050E2" w:rsidRPr="001050E2" w:rsidRDefault="001050E2" w:rsidP="001050E2">
      <w:pPr>
        <w:pStyle w:val="Heading2"/>
        <w:rPr>
          <w:rFonts w:asciiTheme="minorHAnsi" w:hAnsiTheme="minorHAnsi" w:cstheme="minorBidi"/>
          <w:color w:val="auto"/>
          <w:sz w:val="22"/>
          <w:szCs w:val="22"/>
        </w:rPr>
      </w:pPr>
      <w:bookmarkStart w:id="44" w:name="_Toc487110261"/>
      <w:bookmarkStart w:id="45" w:name="_Toc488156039"/>
      <w:proofErr w:type="spellStart"/>
      <w:r>
        <w:t>project.json</w:t>
      </w:r>
      <w:bookmarkEnd w:id="44"/>
      <w:bookmarkEnd w:id="45"/>
      <w:proofErr w:type="spellEnd"/>
    </w:p>
    <w:p w14:paraId="1B0E8C3C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269238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A31515"/>
          <w:sz w:val="19"/>
          <w:szCs w:val="19"/>
        </w:rPr>
        <w:t>"frameworks"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1AC43F92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A31515"/>
          <w:sz w:val="19"/>
          <w:szCs w:val="19"/>
        </w:rPr>
        <w:t>"net46"</w:t>
      </w:r>
      <w:r>
        <w:rPr>
          <w:rFonts w:ascii="Consolas" w:hAnsi="Consolas" w:cs="Consolas"/>
          <w:color w:val="000000"/>
          <w:sz w:val="19"/>
          <w:szCs w:val="19"/>
        </w:rPr>
        <w:t>:{</w:t>
      </w:r>
    </w:p>
    <w:p w14:paraId="75C7739E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A31515"/>
          <w:sz w:val="19"/>
          <w:szCs w:val="19"/>
        </w:rPr>
        <w:t>"dependencies"</w:t>
      </w:r>
      <w:r>
        <w:rPr>
          <w:rFonts w:ascii="Consolas" w:hAnsi="Consolas" w:cs="Consolas"/>
          <w:color w:val="000000"/>
          <w:sz w:val="19"/>
          <w:szCs w:val="19"/>
        </w:rPr>
        <w:t>: {</w:t>
      </w:r>
    </w:p>
    <w:p w14:paraId="7FAB5B59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Newtonsoft.Json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: </w:t>
      </w:r>
      <w:r>
        <w:rPr>
          <w:rFonts w:ascii="Consolas" w:hAnsi="Consolas" w:cs="Consolas"/>
          <w:color w:val="A31515"/>
          <w:sz w:val="19"/>
          <w:szCs w:val="19"/>
        </w:rPr>
        <w:t>"10.0.3"</w:t>
      </w:r>
    </w:p>
    <w:p w14:paraId="6BDC5559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</w:t>
      </w:r>
    </w:p>
    <w:p w14:paraId="7EC32672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1FA6F201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}</w:t>
      </w:r>
    </w:p>
    <w:p w14:paraId="629EDD50" w14:textId="77777777" w:rsidR="001050E2" w:rsidRDefault="001050E2" w:rsidP="001050E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7246EA2" w14:textId="5ED6345F" w:rsidR="001050E2" w:rsidRPr="00A2755B" w:rsidRDefault="001050E2" w:rsidP="00A2755B"/>
    <w:sectPr w:rsidR="001050E2" w:rsidRPr="00A2755B" w:rsidSect="00BA28E7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D70589" w14:textId="77777777" w:rsidR="000A3CC0" w:rsidRDefault="000A3CC0" w:rsidP="006A17F0">
      <w:pPr>
        <w:spacing w:after="0" w:line="240" w:lineRule="auto"/>
      </w:pPr>
      <w:r>
        <w:separator/>
      </w:r>
    </w:p>
  </w:endnote>
  <w:endnote w:type="continuationSeparator" w:id="0">
    <w:p w14:paraId="25FE0113" w14:textId="77777777" w:rsidR="000A3CC0" w:rsidRDefault="000A3CC0" w:rsidP="006A17F0">
      <w:pPr>
        <w:spacing w:after="0" w:line="240" w:lineRule="auto"/>
      </w:pPr>
      <w:r>
        <w:continuationSeparator/>
      </w:r>
    </w:p>
  </w:endnote>
  <w:endnote w:type="continuationNotice" w:id="1">
    <w:p w14:paraId="5B8F1F0F" w14:textId="77777777" w:rsidR="000A3CC0" w:rsidRDefault="000A3CC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775C58A" w14:textId="77777777" w:rsidR="00E47755" w:rsidRDefault="00E4775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EBF3BD1" w14:textId="77777777" w:rsidR="00E47755" w:rsidRDefault="00E4775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C93EA18" w14:textId="77777777" w:rsidR="00E47755" w:rsidRDefault="00E4775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A0B48A" w14:textId="77777777" w:rsidR="000A3CC0" w:rsidRDefault="000A3CC0" w:rsidP="006A17F0">
      <w:pPr>
        <w:spacing w:after="0" w:line="240" w:lineRule="auto"/>
      </w:pPr>
      <w:r>
        <w:separator/>
      </w:r>
    </w:p>
  </w:footnote>
  <w:footnote w:type="continuationSeparator" w:id="0">
    <w:p w14:paraId="55AE90C3" w14:textId="77777777" w:rsidR="000A3CC0" w:rsidRDefault="000A3CC0" w:rsidP="006A17F0">
      <w:pPr>
        <w:spacing w:after="0" w:line="240" w:lineRule="auto"/>
      </w:pPr>
      <w:r>
        <w:continuationSeparator/>
      </w:r>
    </w:p>
  </w:footnote>
  <w:footnote w:type="continuationNotice" w:id="1">
    <w:p w14:paraId="4D668B4C" w14:textId="77777777" w:rsidR="000A3CC0" w:rsidRDefault="000A3CC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D2E760" w14:textId="77777777" w:rsidR="00E47755" w:rsidRDefault="00E4775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7B2B26" w14:textId="77777777" w:rsidR="00E47755" w:rsidRDefault="00E47755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D3E460D" w14:textId="77777777" w:rsidR="00E47755" w:rsidRDefault="00E4775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F422E"/>
    <w:multiLevelType w:val="multilevel"/>
    <w:tmpl w:val="C9680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" w15:restartNumberingAfterBreak="0">
    <w:nsid w:val="01665BEB"/>
    <w:multiLevelType w:val="hybridMultilevel"/>
    <w:tmpl w:val="11762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AB363A"/>
    <w:multiLevelType w:val="hybridMultilevel"/>
    <w:tmpl w:val="E370D68E"/>
    <w:lvl w:ilvl="0" w:tplc="B7EA1F02">
      <w:numFmt w:val="bullet"/>
      <w:lvlText w:val="-"/>
      <w:lvlJc w:val="left"/>
      <w:pPr>
        <w:ind w:left="855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3" w15:restartNumberingAfterBreak="0">
    <w:nsid w:val="0662204E"/>
    <w:multiLevelType w:val="hybridMultilevel"/>
    <w:tmpl w:val="302ECFB4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4" w15:restartNumberingAfterBreak="0">
    <w:nsid w:val="066F7F27"/>
    <w:multiLevelType w:val="hybridMultilevel"/>
    <w:tmpl w:val="08368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703ACE"/>
    <w:multiLevelType w:val="hybridMultilevel"/>
    <w:tmpl w:val="5A1C38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70437"/>
    <w:multiLevelType w:val="hybridMultilevel"/>
    <w:tmpl w:val="D97CF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1D0271"/>
    <w:multiLevelType w:val="hybridMultilevel"/>
    <w:tmpl w:val="195434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875C05"/>
    <w:multiLevelType w:val="hybridMultilevel"/>
    <w:tmpl w:val="024807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3BD5F0C"/>
    <w:multiLevelType w:val="hybridMultilevel"/>
    <w:tmpl w:val="41AA9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7B1C25"/>
    <w:multiLevelType w:val="hybridMultilevel"/>
    <w:tmpl w:val="8252E554"/>
    <w:lvl w:ilvl="0" w:tplc="04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5E5C07"/>
    <w:multiLevelType w:val="hybridMultilevel"/>
    <w:tmpl w:val="778A4C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336A64"/>
    <w:multiLevelType w:val="hybridMultilevel"/>
    <w:tmpl w:val="A93A83A2"/>
    <w:lvl w:ilvl="0" w:tplc="89E83048">
      <w:numFmt w:val="bullet"/>
      <w:lvlText w:val="-"/>
      <w:lvlJc w:val="left"/>
      <w:pPr>
        <w:ind w:left="60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abstractNum w:abstractNumId="13" w15:restartNumberingAfterBreak="0">
    <w:nsid w:val="33003BD9"/>
    <w:multiLevelType w:val="multilevel"/>
    <w:tmpl w:val="06F08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6673E53"/>
    <w:multiLevelType w:val="hybridMultilevel"/>
    <w:tmpl w:val="754EA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D56428"/>
    <w:multiLevelType w:val="hybridMultilevel"/>
    <w:tmpl w:val="356AAD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1D4A85"/>
    <w:multiLevelType w:val="hybridMultilevel"/>
    <w:tmpl w:val="08368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054C0A"/>
    <w:multiLevelType w:val="hybridMultilevel"/>
    <w:tmpl w:val="C7B03A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85F1F4C"/>
    <w:multiLevelType w:val="hybridMultilevel"/>
    <w:tmpl w:val="A30EC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E51728"/>
    <w:multiLevelType w:val="hybridMultilevel"/>
    <w:tmpl w:val="1E82D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8B71FA"/>
    <w:multiLevelType w:val="hybridMultilevel"/>
    <w:tmpl w:val="9B8CB25A"/>
    <w:lvl w:ilvl="0" w:tplc="89E83048">
      <w:numFmt w:val="bullet"/>
      <w:lvlText w:val="-"/>
      <w:lvlJc w:val="left"/>
      <w:pPr>
        <w:ind w:left="84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1" w15:restartNumberingAfterBreak="0">
    <w:nsid w:val="4ECB0F04"/>
    <w:multiLevelType w:val="multilevel"/>
    <w:tmpl w:val="702A55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8535C2"/>
    <w:multiLevelType w:val="hybridMultilevel"/>
    <w:tmpl w:val="2E54B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866B74"/>
    <w:multiLevelType w:val="hybridMultilevel"/>
    <w:tmpl w:val="2B1085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4B13ED0"/>
    <w:multiLevelType w:val="multilevel"/>
    <w:tmpl w:val="06F08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BE34D14"/>
    <w:multiLevelType w:val="multilevel"/>
    <w:tmpl w:val="9A10FD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6" w15:restartNumberingAfterBreak="0">
    <w:nsid w:val="5E1807A1"/>
    <w:multiLevelType w:val="hybridMultilevel"/>
    <w:tmpl w:val="A4364D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F265DD"/>
    <w:multiLevelType w:val="hybridMultilevel"/>
    <w:tmpl w:val="494A0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03611F"/>
    <w:multiLevelType w:val="hybridMultilevel"/>
    <w:tmpl w:val="69067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0E48C0"/>
    <w:multiLevelType w:val="hybridMultilevel"/>
    <w:tmpl w:val="5E205E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F65143"/>
    <w:multiLevelType w:val="hybridMultilevel"/>
    <w:tmpl w:val="080C07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8B1AB2"/>
    <w:multiLevelType w:val="hybridMultilevel"/>
    <w:tmpl w:val="88A489A2"/>
    <w:lvl w:ilvl="0" w:tplc="C2C0FC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587F1B"/>
    <w:multiLevelType w:val="hybridMultilevel"/>
    <w:tmpl w:val="E1C4C1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CC5F1C"/>
    <w:multiLevelType w:val="hybridMultilevel"/>
    <w:tmpl w:val="F634D3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7"/>
  </w:num>
  <w:num w:numId="3">
    <w:abstractNumId w:val="16"/>
  </w:num>
  <w:num w:numId="4">
    <w:abstractNumId w:val="21"/>
    <w:lvlOverride w:ilvl="0">
      <w:startOverride w:val="1"/>
    </w:lvlOverride>
  </w:num>
  <w:num w:numId="5">
    <w:abstractNumId w:val="21"/>
    <w:lvlOverride w:ilvl="0"/>
    <w:lvlOverride w:ilvl="1">
      <w:startOverride w:val="1"/>
    </w:lvlOverride>
  </w:num>
  <w:num w:numId="6">
    <w:abstractNumId w:val="24"/>
    <w:lvlOverride w:ilvl="0">
      <w:startOverride w:val="2"/>
    </w:lvlOverride>
  </w:num>
  <w:num w:numId="7">
    <w:abstractNumId w:val="24"/>
    <w:lvlOverride w:ilvl="0"/>
    <w:lvlOverride w:ilvl="1">
      <w:startOverride w:val="1"/>
    </w:lvlOverride>
  </w:num>
  <w:num w:numId="8">
    <w:abstractNumId w:val="25"/>
    <w:lvlOverride w:ilvl="0"/>
    <w:lvlOverride w:ilvl="1">
      <w:startOverride w:val="1"/>
    </w:lvlOverride>
  </w:num>
  <w:num w:numId="9">
    <w:abstractNumId w:val="30"/>
  </w:num>
  <w:num w:numId="10">
    <w:abstractNumId w:val="11"/>
  </w:num>
  <w:num w:numId="11">
    <w:abstractNumId w:val="4"/>
  </w:num>
  <w:num w:numId="12">
    <w:abstractNumId w:val="29"/>
  </w:num>
  <w:num w:numId="13">
    <w:abstractNumId w:val="19"/>
  </w:num>
  <w:num w:numId="14">
    <w:abstractNumId w:val="13"/>
  </w:num>
  <w:num w:numId="15">
    <w:abstractNumId w:val="0"/>
  </w:num>
  <w:num w:numId="16">
    <w:abstractNumId w:val="31"/>
  </w:num>
  <w:num w:numId="17">
    <w:abstractNumId w:val="18"/>
  </w:num>
  <w:num w:numId="18">
    <w:abstractNumId w:val="27"/>
  </w:num>
  <w:num w:numId="19">
    <w:abstractNumId w:val="22"/>
  </w:num>
  <w:num w:numId="20">
    <w:abstractNumId w:val="32"/>
  </w:num>
  <w:num w:numId="21">
    <w:abstractNumId w:val="9"/>
  </w:num>
  <w:num w:numId="22">
    <w:abstractNumId w:val="33"/>
  </w:num>
  <w:num w:numId="23">
    <w:abstractNumId w:val="15"/>
  </w:num>
  <w:num w:numId="24">
    <w:abstractNumId w:val="5"/>
  </w:num>
  <w:num w:numId="25">
    <w:abstractNumId w:val="23"/>
  </w:num>
  <w:num w:numId="26">
    <w:abstractNumId w:val="28"/>
  </w:num>
  <w:num w:numId="27">
    <w:abstractNumId w:val="17"/>
  </w:num>
  <w:num w:numId="28">
    <w:abstractNumId w:val="8"/>
  </w:num>
  <w:num w:numId="29">
    <w:abstractNumId w:val="14"/>
  </w:num>
  <w:num w:numId="30">
    <w:abstractNumId w:val="12"/>
  </w:num>
  <w:num w:numId="31">
    <w:abstractNumId w:val="20"/>
  </w:num>
  <w:num w:numId="32">
    <w:abstractNumId w:val="3"/>
  </w:num>
  <w:num w:numId="33">
    <w:abstractNumId w:val="1"/>
  </w:num>
  <w:num w:numId="34">
    <w:abstractNumId w:val="2"/>
  </w:num>
  <w:num w:numId="35">
    <w:abstractNumId w:val="10"/>
  </w:num>
  <w:num w:numId="36">
    <w:abstractNumId w:val="6"/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teve Lasker">
    <w15:presenceInfo w15:providerId="AD" w15:userId="S-1-5-21-2127521184-1604012920-1887927527-165123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50"/>
  <w:doNotDisplayPageBoundaries/>
  <w:activeWritingStyle w:appName="MSWord" w:lang="en-US" w:vendorID="64" w:dllVersion="0" w:nlCheck="1" w:checkStyle="1"/>
  <w:activeWritingStyle w:appName="MSWord" w:lang="es-MX" w:vendorID="64" w:dllVersion="0" w:nlCheck="1" w:checkStyle="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3C8D"/>
    <w:rsid w:val="0000227C"/>
    <w:rsid w:val="00005B94"/>
    <w:rsid w:val="00010422"/>
    <w:rsid w:val="00016775"/>
    <w:rsid w:val="00017064"/>
    <w:rsid w:val="0001736E"/>
    <w:rsid w:val="00017407"/>
    <w:rsid w:val="00017527"/>
    <w:rsid w:val="000237BF"/>
    <w:rsid w:val="000268F0"/>
    <w:rsid w:val="0003015B"/>
    <w:rsid w:val="00031716"/>
    <w:rsid w:val="000333A0"/>
    <w:rsid w:val="00036830"/>
    <w:rsid w:val="00037A8D"/>
    <w:rsid w:val="00041AFE"/>
    <w:rsid w:val="0004304F"/>
    <w:rsid w:val="000438EC"/>
    <w:rsid w:val="00046A2A"/>
    <w:rsid w:val="000476FF"/>
    <w:rsid w:val="00047AB4"/>
    <w:rsid w:val="00047C37"/>
    <w:rsid w:val="0005036E"/>
    <w:rsid w:val="00052548"/>
    <w:rsid w:val="000525C4"/>
    <w:rsid w:val="000546AD"/>
    <w:rsid w:val="000549FE"/>
    <w:rsid w:val="00055A9E"/>
    <w:rsid w:val="0005670B"/>
    <w:rsid w:val="000614F8"/>
    <w:rsid w:val="00064E8B"/>
    <w:rsid w:val="00065669"/>
    <w:rsid w:val="00066CDB"/>
    <w:rsid w:val="000677C3"/>
    <w:rsid w:val="00074382"/>
    <w:rsid w:val="0007501D"/>
    <w:rsid w:val="00080127"/>
    <w:rsid w:val="0008028E"/>
    <w:rsid w:val="00080FF1"/>
    <w:rsid w:val="0008298F"/>
    <w:rsid w:val="000836D9"/>
    <w:rsid w:val="00085EB5"/>
    <w:rsid w:val="00085FB5"/>
    <w:rsid w:val="0008679E"/>
    <w:rsid w:val="000912E2"/>
    <w:rsid w:val="00093ED2"/>
    <w:rsid w:val="00094B73"/>
    <w:rsid w:val="000A110B"/>
    <w:rsid w:val="000A3CC0"/>
    <w:rsid w:val="000A4085"/>
    <w:rsid w:val="000A4247"/>
    <w:rsid w:val="000B0BCF"/>
    <w:rsid w:val="000B1306"/>
    <w:rsid w:val="000B2FFF"/>
    <w:rsid w:val="000B4E38"/>
    <w:rsid w:val="000B4F31"/>
    <w:rsid w:val="000C01BC"/>
    <w:rsid w:val="000C2A0B"/>
    <w:rsid w:val="000C38E5"/>
    <w:rsid w:val="000C51E4"/>
    <w:rsid w:val="000C61DE"/>
    <w:rsid w:val="000C6D46"/>
    <w:rsid w:val="000D004C"/>
    <w:rsid w:val="000D0438"/>
    <w:rsid w:val="000D2ACC"/>
    <w:rsid w:val="000D4BAB"/>
    <w:rsid w:val="000D566D"/>
    <w:rsid w:val="000D6745"/>
    <w:rsid w:val="000E04FA"/>
    <w:rsid w:val="000E12A5"/>
    <w:rsid w:val="000E23DF"/>
    <w:rsid w:val="000E2DB8"/>
    <w:rsid w:val="000E3730"/>
    <w:rsid w:val="000E3A14"/>
    <w:rsid w:val="000E517B"/>
    <w:rsid w:val="000E6984"/>
    <w:rsid w:val="000F1627"/>
    <w:rsid w:val="000F2B65"/>
    <w:rsid w:val="000F2E42"/>
    <w:rsid w:val="000F3C8D"/>
    <w:rsid w:val="000F6DA6"/>
    <w:rsid w:val="000F7332"/>
    <w:rsid w:val="00102459"/>
    <w:rsid w:val="00103053"/>
    <w:rsid w:val="00103B03"/>
    <w:rsid w:val="00103FA5"/>
    <w:rsid w:val="001050E2"/>
    <w:rsid w:val="0010514C"/>
    <w:rsid w:val="00106D61"/>
    <w:rsid w:val="00107CEB"/>
    <w:rsid w:val="001101BE"/>
    <w:rsid w:val="001109A6"/>
    <w:rsid w:val="00110B5D"/>
    <w:rsid w:val="0012010E"/>
    <w:rsid w:val="00123349"/>
    <w:rsid w:val="00125595"/>
    <w:rsid w:val="001262B7"/>
    <w:rsid w:val="001278CD"/>
    <w:rsid w:val="001412C6"/>
    <w:rsid w:val="00141E12"/>
    <w:rsid w:val="00142FCF"/>
    <w:rsid w:val="00143323"/>
    <w:rsid w:val="0014403D"/>
    <w:rsid w:val="001459AC"/>
    <w:rsid w:val="00145E21"/>
    <w:rsid w:val="0015072A"/>
    <w:rsid w:val="001564E6"/>
    <w:rsid w:val="00156845"/>
    <w:rsid w:val="001579E3"/>
    <w:rsid w:val="001614DB"/>
    <w:rsid w:val="0016500C"/>
    <w:rsid w:val="0016671E"/>
    <w:rsid w:val="00171198"/>
    <w:rsid w:val="00172EFF"/>
    <w:rsid w:val="00175801"/>
    <w:rsid w:val="00175CD9"/>
    <w:rsid w:val="001802F6"/>
    <w:rsid w:val="00181B1E"/>
    <w:rsid w:val="00182D0A"/>
    <w:rsid w:val="00184FF4"/>
    <w:rsid w:val="00186B11"/>
    <w:rsid w:val="00190916"/>
    <w:rsid w:val="00191031"/>
    <w:rsid w:val="00191285"/>
    <w:rsid w:val="001928D8"/>
    <w:rsid w:val="00192C5A"/>
    <w:rsid w:val="00193405"/>
    <w:rsid w:val="00193D7C"/>
    <w:rsid w:val="001963DE"/>
    <w:rsid w:val="001967A4"/>
    <w:rsid w:val="0019714E"/>
    <w:rsid w:val="00197266"/>
    <w:rsid w:val="001A0100"/>
    <w:rsid w:val="001A07A9"/>
    <w:rsid w:val="001A1F21"/>
    <w:rsid w:val="001A2258"/>
    <w:rsid w:val="001A3BB9"/>
    <w:rsid w:val="001A49C8"/>
    <w:rsid w:val="001A4F4E"/>
    <w:rsid w:val="001A5007"/>
    <w:rsid w:val="001A535C"/>
    <w:rsid w:val="001A7319"/>
    <w:rsid w:val="001B10D2"/>
    <w:rsid w:val="001B1385"/>
    <w:rsid w:val="001B2342"/>
    <w:rsid w:val="001B27DC"/>
    <w:rsid w:val="001B33D9"/>
    <w:rsid w:val="001B378E"/>
    <w:rsid w:val="001B4E57"/>
    <w:rsid w:val="001C014A"/>
    <w:rsid w:val="001C06A3"/>
    <w:rsid w:val="001C0BB7"/>
    <w:rsid w:val="001C2F6E"/>
    <w:rsid w:val="001C5B7B"/>
    <w:rsid w:val="001C5CED"/>
    <w:rsid w:val="001C7453"/>
    <w:rsid w:val="001D14F4"/>
    <w:rsid w:val="001D3FA9"/>
    <w:rsid w:val="001D771D"/>
    <w:rsid w:val="001E02F9"/>
    <w:rsid w:val="001E3482"/>
    <w:rsid w:val="001E3DE0"/>
    <w:rsid w:val="001E41D9"/>
    <w:rsid w:val="001E42E2"/>
    <w:rsid w:val="001E6AFE"/>
    <w:rsid w:val="001F01AE"/>
    <w:rsid w:val="001F0E97"/>
    <w:rsid w:val="001F16B6"/>
    <w:rsid w:val="001F198B"/>
    <w:rsid w:val="001F70C4"/>
    <w:rsid w:val="00202272"/>
    <w:rsid w:val="00202626"/>
    <w:rsid w:val="00202F22"/>
    <w:rsid w:val="0020310D"/>
    <w:rsid w:val="0020560E"/>
    <w:rsid w:val="0021290C"/>
    <w:rsid w:val="00213BC2"/>
    <w:rsid w:val="00213F77"/>
    <w:rsid w:val="0021615C"/>
    <w:rsid w:val="00217CC0"/>
    <w:rsid w:val="0022169F"/>
    <w:rsid w:val="00222D96"/>
    <w:rsid w:val="00223FBE"/>
    <w:rsid w:val="0022436E"/>
    <w:rsid w:val="002267D7"/>
    <w:rsid w:val="00226873"/>
    <w:rsid w:val="00227DDD"/>
    <w:rsid w:val="002315AC"/>
    <w:rsid w:val="002322CE"/>
    <w:rsid w:val="00232911"/>
    <w:rsid w:val="002339DA"/>
    <w:rsid w:val="002361A8"/>
    <w:rsid w:val="00237503"/>
    <w:rsid w:val="00240DB4"/>
    <w:rsid w:val="00241806"/>
    <w:rsid w:val="00241F44"/>
    <w:rsid w:val="00243E59"/>
    <w:rsid w:val="00245824"/>
    <w:rsid w:val="00246B0A"/>
    <w:rsid w:val="00254C98"/>
    <w:rsid w:val="00256A11"/>
    <w:rsid w:val="0026053E"/>
    <w:rsid w:val="002609F2"/>
    <w:rsid w:val="0026137E"/>
    <w:rsid w:val="00261759"/>
    <w:rsid w:val="00262594"/>
    <w:rsid w:val="00263F3B"/>
    <w:rsid w:val="00266BBF"/>
    <w:rsid w:val="00266E19"/>
    <w:rsid w:val="00267C22"/>
    <w:rsid w:val="00271D87"/>
    <w:rsid w:val="0027228F"/>
    <w:rsid w:val="002744B5"/>
    <w:rsid w:val="00276033"/>
    <w:rsid w:val="002820AD"/>
    <w:rsid w:val="002836F0"/>
    <w:rsid w:val="00283D50"/>
    <w:rsid w:val="00284870"/>
    <w:rsid w:val="002854F8"/>
    <w:rsid w:val="002916D5"/>
    <w:rsid w:val="002934F6"/>
    <w:rsid w:val="00293BA2"/>
    <w:rsid w:val="00293E18"/>
    <w:rsid w:val="002942AE"/>
    <w:rsid w:val="00295ABD"/>
    <w:rsid w:val="00297678"/>
    <w:rsid w:val="002A11A6"/>
    <w:rsid w:val="002A31A1"/>
    <w:rsid w:val="002A671B"/>
    <w:rsid w:val="002A6F14"/>
    <w:rsid w:val="002A7F95"/>
    <w:rsid w:val="002B023F"/>
    <w:rsid w:val="002B085D"/>
    <w:rsid w:val="002B1ED3"/>
    <w:rsid w:val="002B2265"/>
    <w:rsid w:val="002B44FC"/>
    <w:rsid w:val="002B4A4C"/>
    <w:rsid w:val="002B4D92"/>
    <w:rsid w:val="002B5772"/>
    <w:rsid w:val="002B63AC"/>
    <w:rsid w:val="002C161B"/>
    <w:rsid w:val="002C3ECB"/>
    <w:rsid w:val="002C6E47"/>
    <w:rsid w:val="002D02C3"/>
    <w:rsid w:val="002E061A"/>
    <w:rsid w:val="002E1166"/>
    <w:rsid w:val="002E34C4"/>
    <w:rsid w:val="002E406F"/>
    <w:rsid w:val="002E4386"/>
    <w:rsid w:val="002E4668"/>
    <w:rsid w:val="002E4A1E"/>
    <w:rsid w:val="002E62A6"/>
    <w:rsid w:val="002E755E"/>
    <w:rsid w:val="002F4457"/>
    <w:rsid w:val="002F6ADF"/>
    <w:rsid w:val="002F7802"/>
    <w:rsid w:val="00302DAE"/>
    <w:rsid w:val="00303455"/>
    <w:rsid w:val="00310404"/>
    <w:rsid w:val="00310540"/>
    <w:rsid w:val="00310563"/>
    <w:rsid w:val="003116A8"/>
    <w:rsid w:val="0031250A"/>
    <w:rsid w:val="00315154"/>
    <w:rsid w:val="003155BF"/>
    <w:rsid w:val="00315D52"/>
    <w:rsid w:val="00317772"/>
    <w:rsid w:val="00321358"/>
    <w:rsid w:val="00321624"/>
    <w:rsid w:val="0032182A"/>
    <w:rsid w:val="003225C2"/>
    <w:rsid w:val="00322CCD"/>
    <w:rsid w:val="00323527"/>
    <w:rsid w:val="0032359F"/>
    <w:rsid w:val="00324A22"/>
    <w:rsid w:val="00325383"/>
    <w:rsid w:val="00330643"/>
    <w:rsid w:val="0033469E"/>
    <w:rsid w:val="00337F06"/>
    <w:rsid w:val="0034120B"/>
    <w:rsid w:val="00341248"/>
    <w:rsid w:val="003423C7"/>
    <w:rsid w:val="00342C5B"/>
    <w:rsid w:val="00342CED"/>
    <w:rsid w:val="00344033"/>
    <w:rsid w:val="003472E7"/>
    <w:rsid w:val="00347C57"/>
    <w:rsid w:val="00354786"/>
    <w:rsid w:val="003610C0"/>
    <w:rsid w:val="00364AFE"/>
    <w:rsid w:val="00366A03"/>
    <w:rsid w:val="00370048"/>
    <w:rsid w:val="00370975"/>
    <w:rsid w:val="00372847"/>
    <w:rsid w:val="00373C50"/>
    <w:rsid w:val="003818EA"/>
    <w:rsid w:val="00381D6E"/>
    <w:rsid w:val="00383167"/>
    <w:rsid w:val="0038359B"/>
    <w:rsid w:val="00385DD3"/>
    <w:rsid w:val="003874F2"/>
    <w:rsid w:val="0039002E"/>
    <w:rsid w:val="00391C9F"/>
    <w:rsid w:val="003920CD"/>
    <w:rsid w:val="00393E33"/>
    <w:rsid w:val="00396170"/>
    <w:rsid w:val="0039742C"/>
    <w:rsid w:val="00397792"/>
    <w:rsid w:val="003A0A10"/>
    <w:rsid w:val="003A18A4"/>
    <w:rsid w:val="003A25BF"/>
    <w:rsid w:val="003A2F89"/>
    <w:rsid w:val="003A43D6"/>
    <w:rsid w:val="003A7A76"/>
    <w:rsid w:val="003A7D09"/>
    <w:rsid w:val="003B0146"/>
    <w:rsid w:val="003B0306"/>
    <w:rsid w:val="003B082A"/>
    <w:rsid w:val="003B2BC4"/>
    <w:rsid w:val="003B3BEC"/>
    <w:rsid w:val="003B3CF1"/>
    <w:rsid w:val="003B3D30"/>
    <w:rsid w:val="003B4151"/>
    <w:rsid w:val="003C1269"/>
    <w:rsid w:val="003C13DD"/>
    <w:rsid w:val="003C44F5"/>
    <w:rsid w:val="003C6886"/>
    <w:rsid w:val="003D1E2C"/>
    <w:rsid w:val="003D476B"/>
    <w:rsid w:val="003D6755"/>
    <w:rsid w:val="003D7965"/>
    <w:rsid w:val="003E0878"/>
    <w:rsid w:val="003E39D8"/>
    <w:rsid w:val="003E5508"/>
    <w:rsid w:val="003E69C4"/>
    <w:rsid w:val="003F26CE"/>
    <w:rsid w:val="003F2FD7"/>
    <w:rsid w:val="003F6F2E"/>
    <w:rsid w:val="00400765"/>
    <w:rsid w:val="00403B24"/>
    <w:rsid w:val="00404700"/>
    <w:rsid w:val="00412D4A"/>
    <w:rsid w:val="00413824"/>
    <w:rsid w:val="00415427"/>
    <w:rsid w:val="004159BF"/>
    <w:rsid w:val="00416FBF"/>
    <w:rsid w:val="00420AF1"/>
    <w:rsid w:val="004212C3"/>
    <w:rsid w:val="004216EF"/>
    <w:rsid w:val="0042644B"/>
    <w:rsid w:val="00427E24"/>
    <w:rsid w:val="00430664"/>
    <w:rsid w:val="00431028"/>
    <w:rsid w:val="00431679"/>
    <w:rsid w:val="00436315"/>
    <w:rsid w:val="00440063"/>
    <w:rsid w:val="00440D39"/>
    <w:rsid w:val="004433A6"/>
    <w:rsid w:val="004453FF"/>
    <w:rsid w:val="0044594E"/>
    <w:rsid w:val="00445F70"/>
    <w:rsid w:val="00447A8E"/>
    <w:rsid w:val="00453ABE"/>
    <w:rsid w:val="00454319"/>
    <w:rsid w:val="00455803"/>
    <w:rsid w:val="00455853"/>
    <w:rsid w:val="00455F8F"/>
    <w:rsid w:val="004575D4"/>
    <w:rsid w:val="004642D5"/>
    <w:rsid w:val="004649B3"/>
    <w:rsid w:val="0046626D"/>
    <w:rsid w:val="00466679"/>
    <w:rsid w:val="00467870"/>
    <w:rsid w:val="00470332"/>
    <w:rsid w:val="004715AA"/>
    <w:rsid w:val="0047181C"/>
    <w:rsid w:val="00473523"/>
    <w:rsid w:val="004748CC"/>
    <w:rsid w:val="00475399"/>
    <w:rsid w:val="00480774"/>
    <w:rsid w:val="00481CED"/>
    <w:rsid w:val="00481E29"/>
    <w:rsid w:val="0048368B"/>
    <w:rsid w:val="00483B2B"/>
    <w:rsid w:val="00483FFF"/>
    <w:rsid w:val="0048459D"/>
    <w:rsid w:val="00494748"/>
    <w:rsid w:val="0049572B"/>
    <w:rsid w:val="004A0CFC"/>
    <w:rsid w:val="004A1A68"/>
    <w:rsid w:val="004A1BF7"/>
    <w:rsid w:val="004A2243"/>
    <w:rsid w:val="004A39EF"/>
    <w:rsid w:val="004A4E83"/>
    <w:rsid w:val="004A58BF"/>
    <w:rsid w:val="004B285D"/>
    <w:rsid w:val="004B3A68"/>
    <w:rsid w:val="004C3211"/>
    <w:rsid w:val="004C3AEF"/>
    <w:rsid w:val="004C45CB"/>
    <w:rsid w:val="004D0DB3"/>
    <w:rsid w:val="004D1434"/>
    <w:rsid w:val="004D26FC"/>
    <w:rsid w:val="004D433E"/>
    <w:rsid w:val="004D6B94"/>
    <w:rsid w:val="004D7121"/>
    <w:rsid w:val="004D7835"/>
    <w:rsid w:val="004E0E58"/>
    <w:rsid w:val="004E3273"/>
    <w:rsid w:val="004E36FD"/>
    <w:rsid w:val="004E426A"/>
    <w:rsid w:val="004E4ECF"/>
    <w:rsid w:val="004E7B9B"/>
    <w:rsid w:val="004F12C6"/>
    <w:rsid w:val="004F179A"/>
    <w:rsid w:val="004F2010"/>
    <w:rsid w:val="004F2155"/>
    <w:rsid w:val="004F2C70"/>
    <w:rsid w:val="004F59F5"/>
    <w:rsid w:val="00500EAF"/>
    <w:rsid w:val="00501726"/>
    <w:rsid w:val="00503C28"/>
    <w:rsid w:val="00505835"/>
    <w:rsid w:val="005130E9"/>
    <w:rsid w:val="0051518E"/>
    <w:rsid w:val="0051536D"/>
    <w:rsid w:val="005162D5"/>
    <w:rsid w:val="005174D0"/>
    <w:rsid w:val="00520DFF"/>
    <w:rsid w:val="005219CB"/>
    <w:rsid w:val="00521CD8"/>
    <w:rsid w:val="00522DA2"/>
    <w:rsid w:val="00522FC0"/>
    <w:rsid w:val="00523E3F"/>
    <w:rsid w:val="00524049"/>
    <w:rsid w:val="0052599C"/>
    <w:rsid w:val="0052607D"/>
    <w:rsid w:val="00526102"/>
    <w:rsid w:val="00530463"/>
    <w:rsid w:val="005344D1"/>
    <w:rsid w:val="0053603A"/>
    <w:rsid w:val="005418E6"/>
    <w:rsid w:val="00543877"/>
    <w:rsid w:val="005441F3"/>
    <w:rsid w:val="0054632E"/>
    <w:rsid w:val="005525A0"/>
    <w:rsid w:val="005533EA"/>
    <w:rsid w:val="005552CC"/>
    <w:rsid w:val="005552F9"/>
    <w:rsid w:val="005625E9"/>
    <w:rsid w:val="00563347"/>
    <w:rsid w:val="00563B6F"/>
    <w:rsid w:val="005640A9"/>
    <w:rsid w:val="005643FD"/>
    <w:rsid w:val="005651DE"/>
    <w:rsid w:val="00565EFF"/>
    <w:rsid w:val="00566419"/>
    <w:rsid w:val="00566AAA"/>
    <w:rsid w:val="00566F9F"/>
    <w:rsid w:val="005672F9"/>
    <w:rsid w:val="00567EAB"/>
    <w:rsid w:val="00567F6C"/>
    <w:rsid w:val="00572FB1"/>
    <w:rsid w:val="005744F3"/>
    <w:rsid w:val="00574E8C"/>
    <w:rsid w:val="00575704"/>
    <w:rsid w:val="0058142E"/>
    <w:rsid w:val="00583854"/>
    <w:rsid w:val="00583C91"/>
    <w:rsid w:val="00586948"/>
    <w:rsid w:val="00591F33"/>
    <w:rsid w:val="00595D72"/>
    <w:rsid w:val="005A6603"/>
    <w:rsid w:val="005B114F"/>
    <w:rsid w:val="005B133D"/>
    <w:rsid w:val="005B212C"/>
    <w:rsid w:val="005B2A96"/>
    <w:rsid w:val="005B5EF2"/>
    <w:rsid w:val="005B7DA9"/>
    <w:rsid w:val="005B7FBA"/>
    <w:rsid w:val="005C0ACE"/>
    <w:rsid w:val="005C22EE"/>
    <w:rsid w:val="005C325E"/>
    <w:rsid w:val="005C4F71"/>
    <w:rsid w:val="005D1237"/>
    <w:rsid w:val="005D199A"/>
    <w:rsid w:val="005D2B60"/>
    <w:rsid w:val="005D4CA0"/>
    <w:rsid w:val="005D516A"/>
    <w:rsid w:val="005D7087"/>
    <w:rsid w:val="005E1283"/>
    <w:rsid w:val="005E3CC2"/>
    <w:rsid w:val="005E62C3"/>
    <w:rsid w:val="005F0678"/>
    <w:rsid w:val="005F0E46"/>
    <w:rsid w:val="0060006E"/>
    <w:rsid w:val="00601165"/>
    <w:rsid w:val="00602ABE"/>
    <w:rsid w:val="00603220"/>
    <w:rsid w:val="0060655D"/>
    <w:rsid w:val="006114C7"/>
    <w:rsid w:val="00612473"/>
    <w:rsid w:val="006127EF"/>
    <w:rsid w:val="00613A84"/>
    <w:rsid w:val="00615923"/>
    <w:rsid w:val="00616C62"/>
    <w:rsid w:val="00620BCF"/>
    <w:rsid w:val="00620EE8"/>
    <w:rsid w:val="00621C20"/>
    <w:rsid w:val="00621D96"/>
    <w:rsid w:val="00622154"/>
    <w:rsid w:val="006261D1"/>
    <w:rsid w:val="0063142B"/>
    <w:rsid w:val="006323D8"/>
    <w:rsid w:val="006324F7"/>
    <w:rsid w:val="006335E8"/>
    <w:rsid w:val="00635039"/>
    <w:rsid w:val="00635F08"/>
    <w:rsid w:val="00637250"/>
    <w:rsid w:val="00640C65"/>
    <w:rsid w:val="00644BEA"/>
    <w:rsid w:val="00645E8C"/>
    <w:rsid w:val="00647D4E"/>
    <w:rsid w:val="006502A1"/>
    <w:rsid w:val="006520BA"/>
    <w:rsid w:val="0065231D"/>
    <w:rsid w:val="00652DC7"/>
    <w:rsid w:val="00661C23"/>
    <w:rsid w:val="00663E62"/>
    <w:rsid w:val="006653CB"/>
    <w:rsid w:val="006657F0"/>
    <w:rsid w:val="00666A92"/>
    <w:rsid w:val="00670171"/>
    <w:rsid w:val="006709CD"/>
    <w:rsid w:val="00670FE5"/>
    <w:rsid w:val="00671016"/>
    <w:rsid w:val="006717EB"/>
    <w:rsid w:val="00673458"/>
    <w:rsid w:val="00675689"/>
    <w:rsid w:val="00676177"/>
    <w:rsid w:val="0067626F"/>
    <w:rsid w:val="00676742"/>
    <w:rsid w:val="006777B5"/>
    <w:rsid w:val="006779B8"/>
    <w:rsid w:val="0068553E"/>
    <w:rsid w:val="0068562D"/>
    <w:rsid w:val="0068643D"/>
    <w:rsid w:val="006902BF"/>
    <w:rsid w:val="00690675"/>
    <w:rsid w:val="00693283"/>
    <w:rsid w:val="00693AEF"/>
    <w:rsid w:val="00693AF2"/>
    <w:rsid w:val="00693BAC"/>
    <w:rsid w:val="00694E18"/>
    <w:rsid w:val="006972E5"/>
    <w:rsid w:val="00697FA3"/>
    <w:rsid w:val="006A17F0"/>
    <w:rsid w:val="006A251A"/>
    <w:rsid w:val="006A2B12"/>
    <w:rsid w:val="006A46E6"/>
    <w:rsid w:val="006A6744"/>
    <w:rsid w:val="006B033C"/>
    <w:rsid w:val="006B0E65"/>
    <w:rsid w:val="006B26EB"/>
    <w:rsid w:val="006B30F5"/>
    <w:rsid w:val="006B400C"/>
    <w:rsid w:val="006B44DD"/>
    <w:rsid w:val="006B48E2"/>
    <w:rsid w:val="006B6AD8"/>
    <w:rsid w:val="006C029D"/>
    <w:rsid w:val="006C09BD"/>
    <w:rsid w:val="006C1636"/>
    <w:rsid w:val="006C2D4C"/>
    <w:rsid w:val="006C3966"/>
    <w:rsid w:val="006C42E5"/>
    <w:rsid w:val="006C4906"/>
    <w:rsid w:val="006C7062"/>
    <w:rsid w:val="006D074D"/>
    <w:rsid w:val="006D21B8"/>
    <w:rsid w:val="006D225E"/>
    <w:rsid w:val="006D4402"/>
    <w:rsid w:val="006D4AA3"/>
    <w:rsid w:val="006D4AEF"/>
    <w:rsid w:val="006D5274"/>
    <w:rsid w:val="006D7B49"/>
    <w:rsid w:val="006E1A54"/>
    <w:rsid w:val="006E1C73"/>
    <w:rsid w:val="006E5A18"/>
    <w:rsid w:val="006F06C8"/>
    <w:rsid w:val="006F1943"/>
    <w:rsid w:val="006F33EE"/>
    <w:rsid w:val="006F3854"/>
    <w:rsid w:val="006F687C"/>
    <w:rsid w:val="0070101D"/>
    <w:rsid w:val="0070252B"/>
    <w:rsid w:val="00703605"/>
    <w:rsid w:val="0070396E"/>
    <w:rsid w:val="007055F3"/>
    <w:rsid w:val="00706087"/>
    <w:rsid w:val="00706F79"/>
    <w:rsid w:val="0071001D"/>
    <w:rsid w:val="0071406D"/>
    <w:rsid w:val="007153AA"/>
    <w:rsid w:val="00716DC7"/>
    <w:rsid w:val="00721E54"/>
    <w:rsid w:val="00723507"/>
    <w:rsid w:val="00723CDA"/>
    <w:rsid w:val="00726D60"/>
    <w:rsid w:val="00727F22"/>
    <w:rsid w:val="007301F4"/>
    <w:rsid w:val="0073525E"/>
    <w:rsid w:val="0073638B"/>
    <w:rsid w:val="007410DE"/>
    <w:rsid w:val="00742075"/>
    <w:rsid w:val="007439DD"/>
    <w:rsid w:val="00744041"/>
    <w:rsid w:val="007529FD"/>
    <w:rsid w:val="00753973"/>
    <w:rsid w:val="007554BF"/>
    <w:rsid w:val="007566B5"/>
    <w:rsid w:val="00757267"/>
    <w:rsid w:val="00761353"/>
    <w:rsid w:val="00761A3B"/>
    <w:rsid w:val="00763903"/>
    <w:rsid w:val="00766092"/>
    <w:rsid w:val="00767A20"/>
    <w:rsid w:val="00771FAF"/>
    <w:rsid w:val="00772B3E"/>
    <w:rsid w:val="0077644B"/>
    <w:rsid w:val="00776947"/>
    <w:rsid w:val="0077704B"/>
    <w:rsid w:val="00782C84"/>
    <w:rsid w:val="00784198"/>
    <w:rsid w:val="00785BB0"/>
    <w:rsid w:val="00787F73"/>
    <w:rsid w:val="00791164"/>
    <w:rsid w:val="0079654A"/>
    <w:rsid w:val="00797776"/>
    <w:rsid w:val="007A1E1B"/>
    <w:rsid w:val="007A20AE"/>
    <w:rsid w:val="007A26A3"/>
    <w:rsid w:val="007A57E5"/>
    <w:rsid w:val="007A6F7F"/>
    <w:rsid w:val="007A7699"/>
    <w:rsid w:val="007A7838"/>
    <w:rsid w:val="007B4D75"/>
    <w:rsid w:val="007B6232"/>
    <w:rsid w:val="007C1D3A"/>
    <w:rsid w:val="007C4070"/>
    <w:rsid w:val="007C4759"/>
    <w:rsid w:val="007C7215"/>
    <w:rsid w:val="007C72BA"/>
    <w:rsid w:val="007D042D"/>
    <w:rsid w:val="007D2861"/>
    <w:rsid w:val="007D2FDC"/>
    <w:rsid w:val="007D3537"/>
    <w:rsid w:val="007D5180"/>
    <w:rsid w:val="007D5EE1"/>
    <w:rsid w:val="007E08C9"/>
    <w:rsid w:val="007E1F59"/>
    <w:rsid w:val="007E39FF"/>
    <w:rsid w:val="007E40CE"/>
    <w:rsid w:val="007F0DEF"/>
    <w:rsid w:val="007F100B"/>
    <w:rsid w:val="007F1819"/>
    <w:rsid w:val="007F1DA2"/>
    <w:rsid w:val="007F2B21"/>
    <w:rsid w:val="007F3B8C"/>
    <w:rsid w:val="007F3DCA"/>
    <w:rsid w:val="007F6F48"/>
    <w:rsid w:val="00800541"/>
    <w:rsid w:val="00800674"/>
    <w:rsid w:val="008007A8"/>
    <w:rsid w:val="00802A1B"/>
    <w:rsid w:val="00804670"/>
    <w:rsid w:val="00804F44"/>
    <w:rsid w:val="00807164"/>
    <w:rsid w:val="0081093F"/>
    <w:rsid w:val="00811F4A"/>
    <w:rsid w:val="00813C88"/>
    <w:rsid w:val="00815A9C"/>
    <w:rsid w:val="00815CF7"/>
    <w:rsid w:val="008171C5"/>
    <w:rsid w:val="0082251F"/>
    <w:rsid w:val="00824873"/>
    <w:rsid w:val="00825BE2"/>
    <w:rsid w:val="00826827"/>
    <w:rsid w:val="00826A4B"/>
    <w:rsid w:val="00827BFA"/>
    <w:rsid w:val="00831FE8"/>
    <w:rsid w:val="0083295D"/>
    <w:rsid w:val="00833A53"/>
    <w:rsid w:val="008358C0"/>
    <w:rsid w:val="008374E1"/>
    <w:rsid w:val="0084159D"/>
    <w:rsid w:val="0084253C"/>
    <w:rsid w:val="008427A5"/>
    <w:rsid w:val="008449B2"/>
    <w:rsid w:val="00851C78"/>
    <w:rsid w:val="00854B5F"/>
    <w:rsid w:val="008552F2"/>
    <w:rsid w:val="00857E17"/>
    <w:rsid w:val="008612DE"/>
    <w:rsid w:val="0086198D"/>
    <w:rsid w:val="00862FD7"/>
    <w:rsid w:val="008642FD"/>
    <w:rsid w:val="00865244"/>
    <w:rsid w:val="00865559"/>
    <w:rsid w:val="008667B1"/>
    <w:rsid w:val="0087171C"/>
    <w:rsid w:val="0087429F"/>
    <w:rsid w:val="00875ADE"/>
    <w:rsid w:val="00876656"/>
    <w:rsid w:val="00877C9C"/>
    <w:rsid w:val="00880386"/>
    <w:rsid w:val="00880659"/>
    <w:rsid w:val="00880EB6"/>
    <w:rsid w:val="00884D7F"/>
    <w:rsid w:val="00884DAB"/>
    <w:rsid w:val="00885299"/>
    <w:rsid w:val="00885941"/>
    <w:rsid w:val="00886319"/>
    <w:rsid w:val="00887BF2"/>
    <w:rsid w:val="008925E6"/>
    <w:rsid w:val="008958E7"/>
    <w:rsid w:val="00897098"/>
    <w:rsid w:val="00897D7D"/>
    <w:rsid w:val="008A1745"/>
    <w:rsid w:val="008A1EC6"/>
    <w:rsid w:val="008A24BD"/>
    <w:rsid w:val="008A28EB"/>
    <w:rsid w:val="008B0147"/>
    <w:rsid w:val="008B0335"/>
    <w:rsid w:val="008B04F8"/>
    <w:rsid w:val="008B2634"/>
    <w:rsid w:val="008B3E37"/>
    <w:rsid w:val="008B5F39"/>
    <w:rsid w:val="008B7AB6"/>
    <w:rsid w:val="008C06FC"/>
    <w:rsid w:val="008C2E43"/>
    <w:rsid w:val="008C5235"/>
    <w:rsid w:val="008C5644"/>
    <w:rsid w:val="008D0F4E"/>
    <w:rsid w:val="008D3B97"/>
    <w:rsid w:val="008D72E4"/>
    <w:rsid w:val="008D7C33"/>
    <w:rsid w:val="008E085F"/>
    <w:rsid w:val="008E0C3F"/>
    <w:rsid w:val="008E11DC"/>
    <w:rsid w:val="008E2A16"/>
    <w:rsid w:val="008E31E2"/>
    <w:rsid w:val="008E3680"/>
    <w:rsid w:val="008E7E14"/>
    <w:rsid w:val="008F22AC"/>
    <w:rsid w:val="008F3503"/>
    <w:rsid w:val="008F6365"/>
    <w:rsid w:val="008F6D58"/>
    <w:rsid w:val="008F74F8"/>
    <w:rsid w:val="00902311"/>
    <w:rsid w:val="009030DC"/>
    <w:rsid w:val="00903D9F"/>
    <w:rsid w:val="00903DC8"/>
    <w:rsid w:val="00905F59"/>
    <w:rsid w:val="00910961"/>
    <w:rsid w:val="0091275B"/>
    <w:rsid w:val="00913772"/>
    <w:rsid w:val="00914C2C"/>
    <w:rsid w:val="00920677"/>
    <w:rsid w:val="00920CFC"/>
    <w:rsid w:val="0092119E"/>
    <w:rsid w:val="009215B4"/>
    <w:rsid w:val="00922E37"/>
    <w:rsid w:val="00923656"/>
    <w:rsid w:val="00924957"/>
    <w:rsid w:val="0092521D"/>
    <w:rsid w:val="0092769E"/>
    <w:rsid w:val="009314EF"/>
    <w:rsid w:val="00931C9F"/>
    <w:rsid w:val="00932D41"/>
    <w:rsid w:val="0093328A"/>
    <w:rsid w:val="00933BBF"/>
    <w:rsid w:val="0093453A"/>
    <w:rsid w:val="00935C36"/>
    <w:rsid w:val="00940658"/>
    <w:rsid w:val="00940BDA"/>
    <w:rsid w:val="009419E6"/>
    <w:rsid w:val="00944458"/>
    <w:rsid w:val="009444B8"/>
    <w:rsid w:val="0094471B"/>
    <w:rsid w:val="009447E0"/>
    <w:rsid w:val="00950155"/>
    <w:rsid w:val="00950CDB"/>
    <w:rsid w:val="0095102A"/>
    <w:rsid w:val="009530C5"/>
    <w:rsid w:val="00956265"/>
    <w:rsid w:val="0096593F"/>
    <w:rsid w:val="009659E3"/>
    <w:rsid w:val="00966050"/>
    <w:rsid w:val="0097393B"/>
    <w:rsid w:val="00974305"/>
    <w:rsid w:val="009747A7"/>
    <w:rsid w:val="00974C23"/>
    <w:rsid w:val="00976404"/>
    <w:rsid w:val="009800E2"/>
    <w:rsid w:val="00986060"/>
    <w:rsid w:val="00986EA3"/>
    <w:rsid w:val="00987901"/>
    <w:rsid w:val="0099358C"/>
    <w:rsid w:val="00993E92"/>
    <w:rsid w:val="0099702F"/>
    <w:rsid w:val="009A5F9F"/>
    <w:rsid w:val="009A6AF0"/>
    <w:rsid w:val="009B0D8D"/>
    <w:rsid w:val="009B64AF"/>
    <w:rsid w:val="009B666D"/>
    <w:rsid w:val="009B6D30"/>
    <w:rsid w:val="009C0199"/>
    <w:rsid w:val="009C18C3"/>
    <w:rsid w:val="009C40B4"/>
    <w:rsid w:val="009C4226"/>
    <w:rsid w:val="009C5011"/>
    <w:rsid w:val="009C53B6"/>
    <w:rsid w:val="009D1404"/>
    <w:rsid w:val="009D268D"/>
    <w:rsid w:val="009D36A5"/>
    <w:rsid w:val="009D3B6B"/>
    <w:rsid w:val="009D447B"/>
    <w:rsid w:val="009D5507"/>
    <w:rsid w:val="009D7321"/>
    <w:rsid w:val="009E0428"/>
    <w:rsid w:val="009E1C41"/>
    <w:rsid w:val="009E5F41"/>
    <w:rsid w:val="009E6309"/>
    <w:rsid w:val="009E6DEB"/>
    <w:rsid w:val="009F304A"/>
    <w:rsid w:val="009F5766"/>
    <w:rsid w:val="009F61BF"/>
    <w:rsid w:val="009F61EF"/>
    <w:rsid w:val="009F6A48"/>
    <w:rsid w:val="00A006DD"/>
    <w:rsid w:val="00A037BE"/>
    <w:rsid w:val="00A041EB"/>
    <w:rsid w:val="00A057F8"/>
    <w:rsid w:val="00A07C02"/>
    <w:rsid w:val="00A108FA"/>
    <w:rsid w:val="00A13116"/>
    <w:rsid w:val="00A2143E"/>
    <w:rsid w:val="00A2145A"/>
    <w:rsid w:val="00A22173"/>
    <w:rsid w:val="00A22A96"/>
    <w:rsid w:val="00A23660"/>
    <w:rsid w:val="00A2377F"/>
    <w:rsid w:val="00A238BE"/>
    <w:rsid w:val="00A24015"/>
    <w:rsid w:val="00A24A67"/>
    <w:rsid w:val="00A2755B"/>
    <w:rsid w:val="00A3598A"/>
    <w:rsid w:val="00A41A22"/>
    <w:rsid w:val="00A41CF1"/>
    <w:rsid w:val="00A4562A"/>
    <w:rsid w:val="00A47E1F"/>
    <w:rsid w:val="00A50AFF"/>
    <w:rsid w:val="00A52F3C"/>
    <w:rsid w:val="00A551BA"/>
    <w:rsid w:val="00A562B8"/>
    <w:rsid w:val="00A57274"/>
    <w:rsid w:val="00A603A7"/>
    <w:rsid w:val="00A61BAB"/>
    <w:rsid w:val="00A63763"/>
    <w:rsid w:val="00A65F53"/>
    <w:rsid w:val="00A669CE"/>
    <w:rsid w:val="00A67476"/>
    <w:rsid w:val="00A71D00"/>
    <w:rsid w:val="00A76326"/>
    <w:rsid w:val="00A766E7"/>
    <w:rsid w:val="00A774E3"/>
    <w:rsid w:val="00A77F61"/>
    <w:rsid w:val="00A82CFF"/>
    <w:rsid w:val="00A832F8"/>
    <w:rsid w:val="00A83667"/>
    <w:rsid w:val="00A840BF"/>
    <w:rsid w:val="00A843F4"/>
    <w:rsid w:val="00A848AA"/>
    <w:rsid w:val="00A85195"/>
    <w:rsid w:val="00A8702B"/>
    <w:rsid w:val="00A87BB3"/>
    <w:rsid w:val="00A914F8"/>
    <w:rsid w:val="00A966CB"/>
    <w:rsid w:val="00AA0DC9"/>
    <w:rsid w:val="00AA1116"/>
    <w:rsid w:val="00AA11E6"/>
    <w:rsid w:val="00AA4170"/>
    <w:rsid w:val="00AA659C"/>
    <w:rsid w:val="00AA65C5"/>
    <w:rsid w:val="00AB300D"/>
    <w:rsid w:val="00AB43A3"/>
    <w:rsid w:val="00AB4758"/>
    <w:rsid w:val="00AB6439"/>
    <w:rsid w:val="00AB7B8F"/>
    <w:rsid w:val="00AC0F64"/>
    <w:rsid w:val="00AC3214"/>
    <w:rsid w:val="00AC4661"/>
    <w:rsid w:val="00AC46BF"/>
    <w:rsid w:val="00AC4C26"/>
    <w:rsid w:val="00AC6619"/>
    <w:rsid w:val="00AD0E57"/>
    <w:rsid w:val="00AD1BCA"/>
    <w:rsid w:val="00AD2998"/>
    <w:rsid w:val="00AD2F1F"/>
    <w:rsid w:val="00AD5290"/>
    <w:rsid w:val="00AD615E"/>
    <w:rsid w:val="00AE4050"/>
    <w:rsid w:val="00AE4E53"/>
    <w:rsid w:val="00AE539C"/>
    <w:rsid w:val="00AE5839"/>
    <w:rsid w:val="00AE5FB2"/>
    <w:rsid w:val="00AE64E8"/>
    <w:rsid w:val="00AE686B"/>
    <w:rsid w:val="00AF261A"/>
    <w:rsid w:val="00AF2D8F"/>
    <w:rsid w:val="00AF5A8B"/>
    <w:rsid w:val="00AF5B5C"/>
    <w:rsid w:val="00AF682A"/>
    <w:rsid w:val="00AF7C59"/>
    <w:rsid w:val="00B02967"/>
    <w:rsid w:val="00B07243"/>
    <w:rsid w:val="00B10422"/>
    <w:rsid w:val="00B114F4"/>
    <w:rsid w:val="00B11ABF"/>
    <w:rsid w:val="00B1250A"/>
    <w:rsid w:val="00B13C52"/>
    <w:rsid w:val="00B151D3"/>
    <w:rsid w:val="00B177B1"/>
    <w:rsid w:val="00B2299A"/>
    <w:rsid w:val="00B22F30"/>
    <w:rsid w:val="00B23280"/>
    <w:rsid w:val="00B23583"/>
    <w:rsid w:val="00B23DC9"/>
    <w:rsid w:val="00B2537F"/>
    <w:rsid w:val="00B31BB6"/>
    <w:rsid w:val="00B32334"/>
    <w:rsid w:val="00B327FD"/>
    <w:rsid w:val="00B32DE3"/>
    <w:rsid w:val="00B3381D"/>
    <w:rsid w:val="00B33BD9"/>
    <w:rsid w:val="00B356BF"/>
    <w:rsid w:val="00B361EF"/>
    <w:rsid w:val="00B44B6C"/>
    <w:rsid w:val="00B47B04"/>
    <w:rsid w:val="00B51D3D"/>
    <w:rsid w:val="00B51E63"/>
    <w:rsid w:val="00B52340"/>
    <w:rsid w:val="00B53421"/>
    <w:rsid w:val="00B5402F"/>
    <w:rsid w:val="00B55470"/>
    <w:rsid w:val="00B5625E"/>
    <w:rsid w:val="00B569E8"/>
    <w:rsid w:val="00B62421"/>
    <w:rsid w:val="00B6285F"/>
    <w:rsid w:val="00B62AED"/>
    <w:rsid w:val="00B63BF4"/>
    <w:rsid w:val="00B654CB"/>
    <w:rsid w:val="00B65EDA"/>
    <w:rsid w:val="00B67C33"/>
    <w:rsid w:val="00B70CDE"/>
    <w:rsid w:val="00B720CC"/>
    <w:rsid w:val="00B724F0"/>
    <w:rsid w:val="00B76389"/>
    <w:rsid w:val="00B82FFC"/>
    <w:rsid w:val="00B83152"/>
    <w:rsid w:val="00B85A6A"/>
    <w:rsid w:val="00B8649B"/>
    <w:rsid w:val="00B86A77"/>
    <w:rsid w:val="00B872A7"/>
    <w:rsid w:val="00B90AA2"/>
    <w:rsid w:val="00B93727"/>
    <w:rsid w:val="00B95110"/>
    <w:rsid w:val="00B9627C"/>
    <w:rsid w:val="00B96BE0"/>
    <w:rsid w:val="00B9789C"/>
    <w:rsid w:val="00BA28E7"/>
    <w:rsid w:val="00BA2BCF"/>
    <w:rsid w:val="00BA2EC6"/>
    <w:rsid w:val="00BA325B"/>
    <w:rsid w:val="00BA4382"/>
    <w:rsid w:val="00BA4BC0"/>
    <w:rsid w:val="00BA5116"/>
    <w:rsid w:val="00BA64B6"/>
    <w:rsid w:val="00BA6A1B"/>
    <w:rsid w:val="00BB077D"/>
    <w:rsid w:val="00BB1883"/>
    <w:rsid w:val="00BB450D"/>
    <w:rsid w:val="00BB6066"/>
    <w:rsid w:val="00BB7D3F"/>
    <w:rsid w:val="00BC07E4"/>
    <w:rsid w:val="00BC0B19"/>
    <w:rsid w:val="00BC1633"/>
    <w:rsid w:val="00BC1C88"/>
    <w:rsid w:val="00BC336C"/>
    <w:rsid w:val="00BC3503"/>
    <w:rsid w:val="00BC4557"/>
    <w:rsid w:val="00BD0294"/>
    <w:rsid w:val="00BD0B4C"/>
    <w:rsid w:val="00BD1550"/>
    <w:rsid w:val="00BD295A"/>
    <w:rsid w:val="00BD44EA"/>
    <w:rsid w:val="00BD5F87"/>
    <w:rsid w:val="00BD64D8"/>
    <w:rsid w:val="00BE075A"/>
    <w:rsid w:val="00BE0D49"/>
    <w:rsid w:val="00BE26DB"/>
    <w:rsid w:val="00BE4E66"/>
    <w:rsid w:val="00BE4F52"/>
    <w:rsid w:val="00BE540A"/>
    <w:rsid w:val="00BE5C12"/>
    <w:rsid w:val="00BE7CF4"/>
    <w:rsid w:val="00BF224B"/>
    <w:rsid w:val="00BF4602"/>
    <w:rsid w:val="00BF558C"/>
    <w:rsid w:val="00BF570E"/>
    <w:rsid w:val="00BF5F82"/>
    <w:rsid w:val="00BF6ABB"/>
    <w:rsid w:val="00C0178E"/>
    <w:rsid w:val="00C04BDC"/>
    <w:rsid w:val="00C05C16"/>
    <w:rsid w:val="00C06A9F"/>
    <w:rsid w:val="00C109C3"/>
    <w:rsid w:val="00C116CB"/>
    <w:rsid w:val="00C11F89"/>
    <w:rsid w:val="00C12E03"/>
    <w:rsid w:val="00C134BA"/>
    <w:rsid w:val="00C136A9"/>
    <w:rsid w:val="00C137C9"/>
    <w:rsid w:val="00C13FD6"/>
    <w:rsid w:val="00C15381"/>
    <w:rsid w:val="00C1699A"/>
    <w:rsid w:val="00C201D9"/>
    <w:rsid w:val="00C20C49"/>
    <w:rsid w:val="00C22AA4"/>
    <w:rsid w:val="00C2301D"/>
    <w:rsid w:val="00C236A9"/>
    <w:rsid w:val="00C3015D"/>
    <w:rsid w:val="00C31AFE"/>
    <w:rsid w:val="00C329A4"/>
    <w:rsid w:val="00C33A84"/>
    <w:rsid w:val="00C35718"/>
    <w:rsid w:val="00C3774C"/>
    <w:rsid w:val="00C404EF"/>
    <w:rsid w:val="00C43406"/>
    <w:rsid w:val="00C50A10"/>
    <w:rsid w:val="00C51BF5"/>
    <w:rsid w:val="00C52314"/>
    <w:rsid w:val="00C53205"/>
    <w:rsid w:val="00C5442E"/>
    <w:rsid w:val="00C55612"/>
    <w:rsid w:val="00C5678E"/>
    <w:rsid w:val="00C617B4"/>
    <w:rsid w:val="00C62335"/>
    <w:rsid w:val="00C64592"/>
    <w:rsid w:val="00C66714"/>
    <w:rsid w:val="00C67146"/>
    <w:rsid w:val="00C71247"/>
    <w:rsid w:val="00C73A03"/>
    <w:rsid w:val="00C76FE6"/>
    <w:rsid w:val="00C772C8"/>
    <w:rsid w:val="00C77C55"/>
    <w:rsid w:val="00C80797"/>
    <w:rsid w:val="00C8145F"/>
    <w:rsid w:val="00C836AA"/>
    <w:rsid w:val="00C8405C"/>
    <w:rsid w:val="00C85799"/>
    <w:rsid w:val="00C86733"/>
    <w:rsid w:val="00C87F71"/>
    <w:rsid w:val="00C93753"/>
    <w:rsid w:val="00C94F39"/>
    <w:rsid w:val="00C9768B"/>
    <w:rsid w:val="00C97FC8"/>
    <w:rsid w:val="00CA008D"/>
    <w:rsid w:val="00CA54B7"/>
    <w:rsid w:val="00CB2DEF"/>
    <w:rsid w:val="00CB3B54"/>
    <w:rsid w:val="00CB4647"/>
    <w:rsid w:val="00CB4FC5"/>
    <w:rsid w:val="00CB4FD4"/>
    <w:rsid w:val="00CB7B76"/>
    <w:rsid w:val="00CC0E00"/>
    <w:rsid w:val="00CC0E9D"/>
    <w:rsid w:val="00CC10C4"/>
    <w:rsid w:val="00CC4F7A"/>
    <w:rsid w:val="00CC5F47"/>
    <w:rsid w:val="00CC6DD2"/>
    <w:rsid w:val="00CC7BA1"/>
    <w:rsid w:val="00CD17CA"/>
    <w:rsid w:val="00CD1C44"/>
    <w:rsid w:val="00CD351A"/>
    <w:rsid w:val="00CD47B7"/>
    <w:rsid w:val="00CE00A2"/>
    <w:rsid w:val="00CE0A58"/>
    <w:rsid w:val="00CE1008"/>
    <w:rsid w:val="00CE1D9B"/>
    <w:rsid w:val="00CE44AA"/>
    <w:rsid w:val="00CE5E18"/>
    <w:rsid w:val="00CE6B97"/>
    <w:rsid w:val="00CF4153"/>
    <w:rsid w:val="00CF6615"/>
    <w:rsid w:val="00CF6D2E"/>
    <w:rsid w:val="00D005C1"/>
    <w:rsid w:val="00D035D5"/>
    <w:rsid w:val="00D0366D"/>
    <w:rsid w:val="00D10A17"/>
    <w:rsid w:val="00D10B2E"/>
    <w:rsid w:val="00D14126"/>
    <w:rsid w:val="00D15461"/>
    <w:rsid w:val="00D16E0E"/>
    <w:rsid w:val="00D21484"/>
    <w:rsid w:val="00D226BB"/>
    <w:rsid w:val="00D24A73"/>
    <w:rsid w:val="00D27891"/>
    <w:rsid w:val="00D3206C"/>
    <w:rsid w:val="00D32E63"/>
    <w:rsid w:val="00D3390F"/>
    <w:rsid w:val="00D359D6"/>
    <w:rsid w:val="00D3798A"/>
    <w:rsid w:val="00D4277C"/>
    <w:rsid w:val="00D429C3"/>
    <w:rsid w:val="00D42F14"/>
    <w:rsid w:val="00D43260"/>
    <w:rsid w:val="00D45BB4"/>
    <w:rsid w:val="00D45F51"/>
    <w:rsid w:val="00D46281"/>
    <w:rsid w:val="00D514D1"/>
    <w:rsid w:val="00D519A6"/>
    <w:rsid w:val="00D51EBA"/>
    <w:rsid w:val="00D52650"/>
    <w:rsid w:val="00D529AB"/>
    <w:rsid w:val="00D52AFF"/>
    <w:rsid w:val="00D6028C"/>
    <w:rsid w:val="00D62F85"/>
    <w:rsid w:val="00D64BF0"/>
    <w:rsid w:val="00D66C1A"/>
    <w:rsid w:val="00D700CD"/>
    <w:rsid w:val="00D704C1"/>
    <w:rsid w:val="00D7489F"/>
    <w:rsid w:val="00D7498A"/>
    <w:rsid w:val="00D74B10"/>
    <w:rsid w:val="00D74ED2"/>
    <w:rsid w:val="00D76C82"/>
    <w:rsid w:val="00D802AB"/>
    <w:rsid w:val="00D82C1E"/>
    <w:rsid w:val="00D83C21"/>
    <w:rsid w:val="00D877F5"/>
    <w:rsid w:val="00D92974"/>
    <w:rsid w:val="00D938C8"/>
    <w:rsid w:val="00D940EE"/>
    <w:rsid w:val="00D96676"/>
    <w:rsid w:val="00D9731E"/>
    <w:rsid w:val="00DA021F"/>
    <w:rsid w:val="00DA0427"/>
    <w:rsid w:val="00DA30E4"/>
    <w:rsid w:val="00DA338D"/>
    <w:rsid w:val="00DA3633"/>
    <w:rsid w:val="00DA4123"/>
    <w:rsid w:val="00DA6ADF"/>
    <w:rsid w:val="00DA6D37"/>
    <w:rsid w:val="00DA6F5D"/>
    <w:rsid w:val="00DB0551"/>
    <w:rsid w:val="00DB4258"/>
    <w:rsid w:val="00DB4F03"/>
    <w:rsid w:val="00DB5155"/>
    <w:rsid w:val="00DB53B7"/>
    <w:rsid w:val="00DB64FD"/>
    <w:rsid w:val="00DB6CF1"/>
    <w:rsid w:val="00DC0840"/>
    <w:rsid w:val="00DC1576"/>
    <w:rsid w:val="00DC6569"/>
    <w:rsid w:val="00DD4590"/>
    <w:rsid w:val="00DD6684"/>
    <w:rsid w:val="00DD73FE"/>
    <w:rsid w:val="00DE1B37"/>
    <w:rsid w:val="00DE4395"/>
    <w:rsid w:val="00DE4FD8"/>
    <w:rsid w:val="00DE7348"/>
    <w:rsid w:val="00DE77A9"/>
    <w:rsid w:val="00DF1DC6"/>
    <w:rsid w:val="00DF2B0D"/>
    <w:rsid w:val="00DF4253"/>
    <w:rsid w:val="00E04CDE"/>
    <w:rsid w:val="00E051B6"/>
    <w:rsid w:val="00E056EA"/>
    <w:rsid w:val="00E10208"/>
    <w:rsid w:val="00E106ED"/>
    <w:rsid w:val="00E1131E"/>
    <w:rsid w:val="00E13546"/>
    <w:rsid w:val="00E13FD4"/>
    <w:rsid w:val="00E149FB"/>
    <w:rsid w:val="00E17291"/>
    <w:rsid w:val="00E217A4"/>
    <w:rsid w:val="00E2641C"/>
    <w:rsid w:val="00E26470"/>
    <w:rsid w:val="00E2752B"/>
    <w:rsid w:val="00E3304C"/>
    <w:rsid w:val="00E33238"/>
    <w:rsid w:val="00E336C4"/>
    <w:rsid w:val="00E37D47"/>
    <w:rsid w:val="00E4093C"/>
    <w:rsid w:val="00E40DC4"/>
    <w:rsid w:val="00E42120"/>
    <w:rsid w:val="00E42A88"/>
    <w:rsid w:val="00E47755"/>
    <w:rsid w:val="00E47A0E"/>
    <w:rsid w:val="00E47CFB"/>
    <w:rsid w:val="00E51548"/>
    <w:rsid w:val="00E51C40"/>
    <w:rsid w:val="00E52F44"/>
    <w:rsid w:val="00E53A18"/>
    <w:rsid w:val="00E619FC"/>
    <w:rsid w:val="00E64C1F"/>
    <w:rsid w:val="00E64FCE"/>
    <w:rsid w:val="00E65A62"/>
    <w:rsid w:val="00E65BC7"/>
    <w:rsid w:val="00E7074E"/>
    <w:rsid w:val="00E70C04"/>
    <w:rsid w:val="00E74BC3"/>
    <w:rsid w:val="00E75325"/>
    <w:rsid w:val="00E7771E"/>
    <w:rsid w:val="00E8065E"/>
    <w:rsid w:val="00E834CA"/>
    <w:rsid w:val="00E83AD0"/>
    <w:rsid w:val="00E86405"/>
    <w:rsid w:val="00E875D8"/>
    <w:rsid w:val="00E92747"/>
    <w:rsid w:val="00E92FAE"/>
    <w:rsid w:val="00E93D32"/>
    <w:rsid w:val="00E945A5"/>
    <w:rsid w:val="00E94C46"/>
    <w:rsid w:val="00E9778A"/>
    <w:rsid w:val="00EA0D7D"/>
    <w:rsid w:val="00EA1780"/>
    <w:rsid w:val="00EA31B1"/>
    <w:rsid w:val="00EA3892"/>
    <w:rsid w:val="00EA41DB"/>
    <w:rsid w:val="00EA545E"/>
    <w:rsid w:val="00EA546B"/>
    <w:rsid w:val="00EA7B0F"/>
    <w:rsid w:val="00EB0055"/>
    <w:rsid w:val="00EB1AB4"/>
    <w:rsid w:val="00EB280A"/>
    <w:rsid w:val="00EB2EDD"/>
    <w:rsid w:val="00EB331B"/>
    <w:rsid w:val="00EB34CE"/>
    <w:rsid w:val="00EC1116"/>
    <w:rsid w:val="00EC1E9E"/>
    <w:rsid w:val="00EC66AA"/>
    <w:rsid w:val="00ED1D1A"/>
    <w:rsid w:val="00ED22B5"/>
    <w:rsid w:val="00ED2C0B"/>
    <w:rsid w:val="00ED4645"/>
    <w:rsid w:val="00ED473C"/>
    <w:rsid w:val="00ED6BA4"/>
    <w:rsid w:val="00EE1118"/>
    <w:rsid w:val="00EE1E26"/>
    <w:rsid w:val="00EE55A3"/>
    <w:rsid w:val="00EE74E7"/>
    <w:rsid w:val="00EF03BE"/>
    <w:rsid w:val="00EF30BA"/>
    <w:rsid w:val="00EF367D"/>
    <w:rsid w:val="00EF52EF"/>
    <w:rsid w:val="00EF61A7"/>
    <w:rsid w:val="00F02968"/>
    <w:rsid w:val="00F029FB"/>
    <w:rsid w:val="00F0661F"/>
    <w:rsid w:val="00F06AAC"/>
    <w:rsid w:val="00F07183"/>
    <w:rsid w:val="00F074D3"/>
    <w:rsid w:val="00F07B98"/>
    <w:rsid w:val="00F07CA0"/>
    <w:rsid w:val="00F07E75"/>
    <w:rsid w:val="00F116E9"/>
    <w:rsid w:val="00F16A3D"/>
    <w:rsid w:val="00F17C4A"/>
    <w:rsid w:val="00F212FA"/>
    <w:rsid w:val="00F21C7E"/>
    <w:rsid w:val="00F23274"/>
    <w:rsid w:val="00F23A72"/>
    <w:rsid w:val="00F246D7"/>
    <w:rsid w:val="00F26D13"/>
    <w:rsid w:val="00F33C89"/>
    <w:rsid w:val="00F363C6"/>
    <w:rsid w:val="00F3731B"/>
    <w:rsid w:val="00F418B4"/>
    <w:rsid w:val="00F42EEF"/>
    <w:rsid w:val="00F44518"/>
    <w:rsid w:val="00F44749"/>
    <w:rsid w:val="00F46B19"/>
    <w:rsid w:val="00F5228E"/>
    <w:rsid w:val="00F534BF"/>
    <w:rsid w:val="00F53DFB"/>
    <w:rsid w:val="00F55CE3"/>
    <w:rsid w:val="00F5677E"/>
    <w:rsid w:val="00F56E35"/>
    <w:rsid w:val="00F60209"/>
    <w:rsid w:val="00F6420F"/>
    <w:rsid w:val="00F64415"/>
    <w:rsid w:val="00F6547C"/>
    <w:rsid w:val="00F65F5F"/>
    <w:rsid w:val="00F67E6B"/>
    <w:rsid w:val="00F70B16"/>
    <w:rsid w:val="00F7163F"/>
    <w:rsid w:val="00F7670A"/>
    <w:rsid w:val="00F83B51"/>
    <w:rsid w:val="00F83CF1"/>
    <w:rsid w:val="00F861A1"/>
    <w:rsid w:val="00F86AF5"/>
    <w:rsid w:val="00F86C69"/>
    <w:rsid w:val="00F873BA"/>
    <w:rsid w:val="00F876B8"/>
    <w:rsid w:val="00F908A5"/>
    <w:rsid w:val="00F916CF"/>
    <w:rsid w:val="00F94061"/>
    <w:rsid w:val="00FA49CA"/>
    <w:rsid w:val="00FA53A4"/>
    <w:rsid w:val="00FB0CE0"/>
    <w:rsid w:val="00FB1CD8"/>
    <w:rsid w:val="00FB5A1B"/>
    <w:rsid w:val="00FB6418"/>
    <w:rsid w:val="00FC0001"/>
    <w:rsid w:val="00FC108B"/>
    <w:rsid w:val="00FC149C"/>
    <w:rsid w:val="00FC73CA"/>
    <w:rsid w:val="00FD17D4"/>
    <w:rsid w:val="00FD4F91"/>
    <w:rsid w:val="00FD5174"/>
    <w:rsid w:val="00FD677C"/>
    <w:rsid w:val="00FE188D"/>
    <w:rsid w:val="00FE5063"/>
    <w:rsid w:val="00FF1396"/>
    <w:rsid w:val="00FF21CE"/>
    <w:rsid w:val="00FF29BB"/>
    <w:rsid w:val="00FF303A"/>
    <w:rsid w:val="00FF6BF8"/>
    <w:rsid w:val="74C0E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675D3D"/>
  <w15:docId w15:val="{60C4B4C6-1118-418D-A6A0-3D5E87205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0F3C8D"/>
  </w:style>
  <w:style w:type="paragraph" w:styleId="Heading1">
    <w:name w:val="heading 1"/>
    <w:basedOn w:val="Normal"/>
    <w:next w:val="Normal"/>
    <w:link w:val="Heading1Char"/>
    <w:uiPriority w:val="9"/>
    <w:qFormat/>
    <w:rsid w:val="000F3C8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3C8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F3C8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F3C8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3C8D"/>
    <w:rPr>
      <w:rFonts w:asciiTheme="majorHAnsi" w:eastAsiaTheme="majorEastAsia" w:hAnsiTheme="majorHAnsi" w:cstheme="majorBidi"/>
      <w:color w:val="1B1D3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3C8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F3C8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3C8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F3C8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F3C8D"/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ListParagraph">
    <w:name w:val="List Paragraph"/>
    <w:basedOn w:val="Normal"/>
    <w:uiPriority w:val="34"/>
    <w:qFormat/>
    <w:rsid w:val="000F3C8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0F3C8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F3C8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F3C8D"/>
    <w:rPr>
      <w:sz w:val="20"/>
      <w:szCs w:val="20"/>
    </w:rPr>
  </w:style>
  <w:style w:type="table" w:styleId="LightList-Accent4">
    <w:name w:val="Light List Accent 4"/>
    <w:basedOn w:val="TableNormal"/>
    <w:uiPriority w:val="61"/>
    <w:rsid w:val="000F3C8D"/>
    <w:pPr>
      <w:spacing w:after="0" w:line="240" w:lineRule="auto"/>
    </w:pPr>
    <w:tblPr>
      <w:tblStyleRowBandSize w:val="1"/>
      <w:tblStyleColBandSize w:val="1"/>
      <w:tblBorders>
        <w:top w:val="single" w:sz="8" w:space="0" w:color="7F8FA9" w:themeColor="accent4"/>
        <w:left w:val="single" w:sz="8" w:space="0" w:color="7F8FA9" w:themeColor="accent4"/>
        <w:bottom w:val="single" w:sz="8" w:space="0" w:color="7F8FA9" w:themeColor="accent4"/>
        <w:right w:val="single" w:sz="8" w:space="0" w:color="7F8FA9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F8FA9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  <w:tblStylePr w:type="band1Horz">
      <w:tblPr/>
      <w:tcPr>
        <w:tcBorders>
          <w:top w:val="single" w:sz="8" w:space="0" w:color="7F8FA9" w:themeColor="accent4"/>
          <w:left w:val="single" w:sz="8" w:space="0" w:color="7F8FA9" w:themeColor="accent4"/>
          <w:bottom w:val="single" w:sz="8" w:space="0" w:color="7F8FA9" w:themeColor="accent4"/>
          <w:right w:val="single" w:sz="8" w:space="0" w:color="7F8FA9" w:themeColor="accent4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F3C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C8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0F3C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1">
    <w:name w:val="Light List Accent 1"/>
    <w:basedOn w:val="TableNormal"/>
    <w:uiPriority w:val="61"/>
    <w:rsid w:val="000F3C8D"/>
    <w:pPr>
      <w:spacing w:after="0" w:line="240" w:lineRule="auto"/>
    </w:pPr>
    <w:tblPr>
      <w:tblStyleRowBandSize w:val="1"/>
      <w:tblStyleColBandSize w:val="1"/>
      <w:tblBorders>
        <w:top w:val="single" w:sz="8" w:space="0" w:color="4A66AC" w:themeColor="accent1"/>
        <w:left w:val="single" w:sz="8" w:space="0" w:color="4A66AC" w:themeColor="accent1"/>
        <w:bottom w:val="single" w:sz="8" w:space="0" w:color="4A66AC" w:themeColor="accent1"/>
        <w:right w:val="single" w:sz="8" w:space="0" w:color="4A66AC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A66AC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  <w:tblStylePr w:type="band1Horz">
      <w:tblPr/>
      <w:tcPr>
        <w:tcBorders>
          <w:top w:val="single" w:sz="8" w:space="0" w:color="4A66AC" w:themeColor="accent1"/>
          <w:left w:val="single" w:sz="8" w:space="0" w:color="4A66AC" w:themeColor="accent1"/>
          <w:bottom w:val="single" w:sz="8" w:space="0" w:color="4A66AC" w:themeColor="accent1"/>
          <w:right w:val="single" w:sz="8" w:space="0" w:color="4A66AC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D199A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D199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D199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D199A"/>
    <w:rPr>
      <w:color w:val="9454C3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4F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C4F7A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924957"/>
    <w:rPr>
      <w:color w:val="3EBBF0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1E42E2"/>
  </w:style>
  <w:style w:type="character" w:styleId="Strong">
    <w:name w:val="Strong"/>
    <w:basedOn w:val="DefaultParagraphFont"/>
    <w:uiPriority w:val="22"/>
    <w:qFormat/>
    <w:rsid w:val="001E42E2"/>
    <w:rPr>
      <w:b/>
      <w:bCs/>
    </w:rPr>
  </w:style>
  <w:style w:type="paragraph" w:styleId="NormalWeb">
    <w:name w:val="Normal (Web)"/>
    <w:basedOn w:val="Normal"/>
    <w:uiPriority w:val="99"/>
    <w:unhideWhenUsed/>
    <w:rsid w:val="009F61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4748CC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6A1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17F0"/>
  </w:style>
  <w:style w:type="paragraph" w:styleId="Footer">
    <w:name w:val="footer"/>
    <w:basedOn w:val="Normal"/>
    <w:link w:val="FooterChar"/>
    <w:uiPriority w:val="99"/>
    <w:unhideWhenUsed/>
    <w:rsid w:val="006A17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17F0"/>
  </w:style>
  <w:style w:type="paragraph" w:styleId="Quote">
    <w:name w:val="Quote"/>
    <w:basedOn w:val="Normal"/>
    <w:next w:val="Normal"/>
    <w:link w:val="QuoteChar"/>
    <w:uiPriority w:val="29"/>
    <w:qFormat/>
    <w:rsid w:val="00772B3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2B3E"/>
    <w:rPr>
      <w:i/>
      <w:iCs/>
      <w:color w:val="404040" w:themeColor="text1" w:themeTint="BF"/>
    </w:rPr>
  </w:style>
  <w:style w:type="character" w:customStyle="1" w:styleId="pl-ent">
    <w:name w:val="pl-ent"/>
    <w:basedOn w:val="DefaultParagraphFont"/>
    <w:rsid w:val="003B082A"/>
  </w:style>
  <w:style w:type="character" w:customStyle="1" w:styleId="pl-s">
    <w:name w:val="pl-s"/>
    <w:basedOn w:val="DefaultParagraphFont"/>
    <w:rsid w:val="003B082A"/>
  </w:style>
  <w:style w:type="character" w:styleId="Mention">
    <w:name w:val="Mention"/>
    <w:basedOn w:val="DefaultParagraphFont"/>
    <w:uiPriority w:val="99"/>
    <w:semiHidden/>
    <w:unhideWhenUsed/>
    <w:rsid w:val="00046A2A"/>
    <w:rPr>
      <w:color w:val="2B579A"/>
      <w:shd w:val="clear" w:color="auto" w:fill="E6E6E6"/>
    </w:rPr>
  </w:style>
  <w:style w:type="paragraph" w:styleId="Revision">
    <w:name w:val="Revision"/>
    <w:hidden/>
    <w:uiPriority w:val="99"/>
    <w:semiHidden/>
    <w:rsid w:val="00E83AD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7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6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491660">
          <w:marLeft w:val="1051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0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7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3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9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494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6230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92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1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535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632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83005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15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09497">
          <w:marLeft w:val="144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82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3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56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2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9989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8632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883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51385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19971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768558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11710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22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9147">
          <w:marLeft w:val="0"/>
          <w:marRight w:val="0"/>
          <w:marTop w:val="540"/>
          <w:marBottom w:val="6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9663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7050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42072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9951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19875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02588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527276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60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3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7914">
          <w:marLeft w:val="43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8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66616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173595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71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34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8281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37433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057385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499005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263014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492682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055256">
          <w:marLeft w:val="360"/>
          <w:marRight w:val="0"/>
          <w:marTop w:val="2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4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2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12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5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0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6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56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2066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564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1165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105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6087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501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78876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2225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77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8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0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Portal.azure.com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1.xml"/><Relationship Id="rId55" Type="http://schemas.microsoft.com/office/2011/relationships/people" Target="people.xml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wnload.docker.com/win/stable/InstallDocker.msi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eader" Target="header1.xml"/><Relationship Id="rId56" Type="http://schemas.openxmlformats.org/officeDocument/2006/relationships/theme" Target="theme/theme1.xm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6.jpeg"/></Relationships>
</file>

<file path=word/theme/theme1.xml><?xml version="1.0" encoding="utf-8"?>
<a:theme xmlns:a="http://schemas.openxmlformats.org/drawingml/2006/main" name="Ion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Ion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Ion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B32893138124346B620E6DEB5F287E4" ma:contentTypeVersion="11" ma:contentTypeDescription="Create a new document." ma:contentTypeScope="" ma:versionID="b4bbe42939f1bfab72d0fb904e3d6d4f">
  <xsd:schema xmlns:xsd="http://www.w3.org/2001/XMLSchema" xmlns:xs="http://www.w3.org/2001/XMLSchema" xmlns:p="http://schemas.microsoft.com/office/2006/metadata/properties" xmlns:ns1="http://schemas.microsoft.com/sharepoint/v3" xmlns:ns2="8e8c4003-89fe-4492-a337-2cdcb00edeb3" xmlns:ns3="2e9464aa-c916-4ea8-aede-f7988d205450" xmlns:ns4="2ea8513e-ca77-4223-91d5-a99abe791793" targetNamespace="http://schemas.microsoft.com/office/2006/metadata/properties" ma:root="true" ma:fieldsID="e9d3f7b0a923debb53c350b262a6f710" ns1:_="" ns2:_="" ns3:_="" ns4:_="">
    <xsd:import namespace="http://schemas.microsoft.com/sharepoint/v3"/>
    <xsd:import namespace="8e8c4003-89fe-4492-a337-2cdcb00edeb3"/>
    <xsd:import namespace="2e9464aa-c916-4ea8-aede-f7988d205450"/>
    <xsd:import namespace="2ea8513e-ca77-4223-91d5-a99abe791793"/>
    <xsd:element name="properties">
      <xsd:complexType>
        <xsd:sequence>
          <xsd:element name="documentManagement">
            <xsd:complexType>
              <xsd:all>
                <xsd:element ref="ns2:gq7o" minOccurs="0"/>
                <xsd:element ref="ns2:New_x0020_Owner" minOccurs="0"/>
                <xsd:element ref="ns3:SharedWithUsers" minOccurs="0"/>
                <xsd:element ref="ns4:SharingHintHash" minOccurs="0"/>
                <xsd:element ref="ns4:SharedWithDetails" minOccurs="0"/>
                <xsd:element ref="ns3:LastSharedByUser" minOccurs="0"/>
                <xsd:element ref="ns4:LastSharedByTime" minOccurs="0"/>
                <xsd:element ref="ns1:_ip_UnifiedCompliancePolicyProperties" minOccurs="0"/>
                <xsd:element ref="ns1:_ip_UnifiedCompliancePolicyUIAction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description="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description="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8c4003-89fe-4492-a337-2cdcb00edeb3" elementFormDefault="qualified">
    <xsd:import namespace="http://schemas.microsoft.com/office/2006/documentManagement/types"/>
    <xsd:import namespace="http://schemas.microsoft.com/office/infopath/2007/PartnerControls"/>
    <xsd:element name="gq7o" ma:index="8" nillable="true" ma:displayName="Previous Owner" ma:internalName="gq7o">
      <xsd:simpleType>
        <xsd:restriction base="dms:Text">
          <xsd:maxLength value="255"/>
        </xsd:restriction>
      </xsd:simpleType>
    </xsd:element>
    <xsd:element name="New_x0020_Owner" ma:index="9" nillable="true" ma:displayName="New Owner" ma:internalName="New_x0020_Owner">
      <xsd:simpleType>
        <xsd:restriction base="dms:Text">
          <xsd:maxLength value="255"/>
        </xsd:restriction>
      </xsd:simpleType>
    </xsd:element>
    <xsd:element name="MediaServiceMetadata" ma:index="17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8" nillable="true" ma:displayName="MediaServiceFastMetadata" ma:description="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9464aa-c916-4ea8-aede-f7988d20545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LastSharedByUser" ma:index="13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ea8513e-ca77-4223-91d5-a99abe791793" elementFormDefault="qualified">
    <xsd:import namespace="http://schemas.microsoft.com/office/2006/documentManagement/types"/>
    <xsd:import namespace="http://schemas.microsoft.com/office/infopath/2007/PartnerControls"/>
    <xsd:element name="SharingHintHash" ma:index="11" nillable="true" ma:displayName="Sharing Hint Hash" ma:internalName="SharingHintHash" ma:readOnly="true">
      <xsd:simpleType>
        <xsd:restriction base="dms:Text"/>
      </xsd:simple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Time" ma:index="14" nillable="true" ma:displayName="Last Shared By Time" ma:description="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gq7o xmlns="8e8c4003-89fe-4492-a337-2cdcb00edeb3" xsi:nil="true"/>
    <New_x0020_Owner xmlns="8e8c4003-89fe-4492-a337-2cdcb00edeb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E4B424-11E1-4C75-BCEE-9F6378E01F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8c4003-89fe-4492-a337-2cdcb00edeb3"/>
    <ds:schemaRef ds:uri="2e9464aa-c916-4ea8-aede-f7988d205450"/>
    <ds:schemaRef ds:uri="2ea8513e-ca77-4223-91d5-a99abe7917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DEE5116-E060-4DD1-A333-0E62D28D95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DD6E22-BA3E-4A73-B17E-680A7B3341E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8e8c4003-89fe-4492-a337-2cdcb00edeb3"/>
  </ds:schemaRefs>
</ds:datastoreItem>
</file>

<file path=customXml/itemProps4.xml><?xml version="1.0" encoding="utf-8"?>
<ds:datastoreItem xmlns:ds="http://schemas.openxmlformats.org/officeDocument/2006/customXml" ds:itemID="{7D947E9C-48BA-4AAB-A9B3-97CC811D2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1653</Words>
  <Characters>9427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11058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Steve.Lasker@microsoft.com</dc:creator>
  <cp:keywords/>
  <dc:description/>
  <cp:lastModifiedBy>Steve Lasker</cp:lastModifiedBy>
  <cp:revision>3</cp:revision>
  <cp:lastPrinted>2017-07-18T22:45:00Z</cp:lastPrinted>
  <dcterms:created xsi:type="dcterms:W3CDTF">2017-07-18T16:42:00Z</dcterms:created>
  <dcterms:modified xsi:type="dcterms:W3CDTF">2017-07-18T23:01:00Z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0x0101006B32893138124346B620E6DEB5F287E4</vt:lpwstr>
  </property>
  <property fmtid="{D5CDD505-2E9C-101B-9397-08002B2CF9AE}" pid="3" name="MSIP_Label_f42aa342-8706-4288-bd11-ebb85995028c_Enabled">
    <vt:lpwstr>True</vt:lpwstr>
  </property>
  <property fmtid="{D5CDD505-2E9C-101B-9397-08002B2CF9AE}" pid="4" name="MSIP_Label_f42aa342-8706-4288-bd11-ebb85995028c_SiteId">
    <vt:lpwstr>72f988bf-86f1-41af-91ab-2d7cd011db47</vt:lpwstr>
  </property>
  <property fmtid="{D5CDD505-2E9C-101B-9397-08002B2CF9AE}" pid="5" name="MSIP_Label_f42aa342-8706-4288-bd11-ebb85995028c_Ref">
    <vt:lpwstr>https://api.informationprotection.azure.com/api/72f988bf-86f1-41af-91ab-2d7cd011db47</vt:lpwstr>
  </property>
  <property fmtid="{D5CDD505-2E9C-101B-9397-08002B2CF9AE}" pid="6" name="MSIP_Label_f42aa342-8706-4288-bd11-ebb85995028c_SetBy">
    <vt:lpwstr>mnaggaga@microsoft.com</vt:lpwstr>
  </property>
  <property fmtid="{D5CDD505-2E9C-101B-9397-08002B2CF9AE}" pid="7" name="MSIP_Label_f42aa342-8706-4288-bd11-ebb85995028c_SetDate">
    <vt:lpwstr>2017-05-01T23:22:46.0558405-04:00</vt:lpwstr>
  </property>
  <property fmtid="{D5CDD505-2E9C-101B-9397-08002B2CF9AE}" pid="8" name="MSIP_Label_f42aa342-8706-4288-bd11-ebb85995028c_Name">
    <vt:lpwstr>General</vt:lpwstr>
  </property>
  <property fmtid="{D5CDD505-2E9C-101B-9397-08002B2CF9AE}" pid="9" name="MSIP_Label_f42aa342-8706-4288-bd11-ebb85995028c_Application">
    <vt:lpwstr>Microsoft Azure Information Protection</vt:lpwstr>
  </property>
  <property fmtid="{D5CDD505-2E9C-101B-9397-08002B2CF9AE}" pid="10" name="MSIP_Label_f42aa342-8706-4288-bd11-ebb85995028c_Extended_MSFT_Method">
    <vt:lpwstr>Automatic</vt:lpwstr>
  </property>
  <property fmtid="{D5CDD505-2E9C-101B-9397-08002B2CF9AE}" pid="11" name="Sensitivity">
    <vt:lpwstr>General</vt:lpwstr>
  </property>
</Properties>
</file>